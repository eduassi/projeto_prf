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16E7" w:rsidRDefault="009108EC">
      <w:pPr>
        <w:pStyle w:val="Ttulo21"/>
        <w:jc w:val="both"/>
        <w:rPr>
          <w:sz w:val="24"/>
          <w:szCs w:val="24"/>
        </w:rPr>
      </w:pPr>
      <w:bookmarkStart w:id="0" w:name="_tkyit4td52bd"/>
      <w:bookmarkEnd w:id="0"/>
      <w:r>
        <w:rPr>
          <w:sz w:val="24"/>
          <w:szCs w:val="24"/>
        </w:rPr>
        <w:t>CURSO: GESTORES OPERACIONAIS</w:t>
      </w:r>
    </w:p>
    <w:p w:rsidR="002116E7" w:rsidRDefault="009108EC">
      <w:pPr>
        <w:pStyle w:val="Ttulo21"/>
        <w:rPr>
          <w:sz w:val="24"/>
          <w:szCs w:val="24"/>
        </w:rPr>
      </w:pPr>
      <w:proofErr w:type="gramStart"/>
      <w:r>
        <w:rPr>
          <w:sz w:val="24"/>
          <w:szCs w:val="24"/>
        </w:rPr>
        <w:t>6</w:t>
      </w:r>
      <w:proofErr w:type="gramEnd"/>
      <w:r>
        <w:rPr>
          <w:sz w:val="24"/>
          <w:szCs w:val="24"/>
        </w:rPr>
        <w:t xml:space="preserve"> MÓDULO VI - GESTÃO DE UNIDADE NA PRF: LOGÍSTICA OPERACIONAL</w:t>
      </w:r>
    </w:p>
    <w:p w:rsidR="002116E7" w:rsidRDefault="002116E7"/>
    <w:p w:rsidR="002116E7" w:rsidRDefault="009108EC">
      <w:pPr>
        <w:spacing w:line="360" w:lineRule="auto"/>
        <w:ind w:firstLine="850"/>
        <w:jc w:val="both"/>
        <w:rPr>
          <w:b/>
          <w:sz w:val="24"/>
          <w:szCs w:val="24"/>
        </w:rPr>
      </w:pPr>
      <w:r>
        <w:rPr>
          <w:b/>
          <w:sz w:val="24"/>
          <w:szCs w:val="24"/>
        </w:rPr>
        <w:t>APRESENTAÇÃO</w:t>
      </w:r>
    </w:p>
    <w:p w:rsidR="002116E7" w:rsidRDefault="009108EC">
      <w:pPr>
        <w:spacing w:line="360" w:lineRule="auto"/>
        <w:ind w:firstLine="850"/>
        <w:jc w:val="both"/>
        <w:rPr>
          <w:sz w:val="24"/>
          <w:szCs w:val="24"/>
        </w:rPr>
      </w:pPr>
      <w:r>
        <w:rPr>
          <w:sz w:val="24"/>
          <w:szCs w:val="24"/>
        </w:rPr>
        <w:t>Que pena! Estamos chegando ao f</w:t>
      </w:r>
      <w:r w:rsidR="00CE404E">
        <w:rPr>
          <w:sz w:val="24"/>
          <w:szCs w:val="24"/>
        </w:rPr>
        <w:t>im do nosso curso neste último m</w:t>
      </w:r>
      <w:r>
        <w:rPr>
          <w:sz w:val="24"/>
          <w:szCs w:val="24"/>
        </w:rPr>
        <w:t>ódulo.</w:t>
      </w:r>
    </w:p>
    <w:p w:rsidR="002116E7" w:rsidRDefault="009108EC">
      <w:pPr>
        <w:spacing w:line="360" w:lineRule="auto"/>
        <w:ind w:firstLine="850"/>
        <w:jc w:val="both"/>
        <w:rPr>
          <w:sz w:val="24"/>
          <w:szCs w:val="24"/>
        </w:rPr>
      </w:pPr>
      <w:r>
        <w:rPr>
          <w:sz w:val="24"/>
          <w:szCs w:val="24"/>
        </w:rPr>
        <w:t>Agora que você já conheceu os conceitos e noções de gestão pública e planejamento, você visualizou as questões institucionais que envolvem a gestão operacional e a gestão de pessoas</w:t>
      </w:r>
      <w:r w:rsidR="00CE404E">
        <w:rPr>
          <w:sz w:val="24"/>
          <w:szCs w:val="24"/>
        </w:rPr>
        <w:t>. Neste módulo</w:t>
      </w:r>
      <w:r w:rsidR="006F4EAC">
        <w:rPr>
          <w:sz w:val="24"/>
          <w:szCs w:val="24"/>
        </w:rPr>
        <w:t xml:space="preserve">, </w:t>
      </w:r>
      <w:r>
        <w:rPr>
          <w:sz w:val="24"/>
          <w:szCs w:val="24"/>
        </w:rPr>
        <w:t>vamos abordar temas de gestão da unidade e demais áreas que permeiam as atribuições dos gestores operacionais da PRF.</w:t>
      </w:r>
    </w:p>
    <w:p w:rsidR="002116E7" w:rsidRDefault="009108EC">
      <w:pPr>
        <w:spacing w:line="360" w:lineRule="auto"/>
        <w:ind w:firstLine="850"/>
        <w:jc w:val="both"/>
        <w:rPr>
          <w:sz w:val="24"/>
          <w:szCs w:val="24"/>
        </w:rPr>
      </w:pPr>
      <w:r>
        <w:rPr>
          <w:sz w:val="24"/>
          <w:szCs w:val="24"/>
        </w:rPr>
        <w:t>Vamos lá</w:t>
      </w:r>
      <w:proofErr w:type="gramStart"/>
      <w:r>
        <w:rPr>
          <w:sz w:val="24"/>
          <w:szCs w:val="24"/>
        </w:rPr>
        <w:t>!!</w:t>
      </w:r>
      <w:proofErr w:type="gramEnd"/>
    </w:p>
    <w:p w:rsidR="002116E7" w:rsidRDefault="002116E7">
      <w:pPr>
        <w:spacing w:line="360" w:lineRule="auto"/>
        <w:ind w:firstLine="850"/>
        <w:jc w:val="both"/>
        <w:rPr>
          <w:sz w:val="24"/>
          <w:szCs w:val="24"/>
        </w:rPr>
      </w:pPr>
    </w:p>
    <w:p w:rsidR="002116E7" w:rsidRPr="00C57332" w:rsidRDefault="009108EC">
      <w:pPr>
        <w:spacing w:line="360" w:lineRule="auto"/>
        <w:jc w:val="both"/>
        <w:rPr>
          <w:b/>
          <w:sz w:val="24"/>
          <w:szCs w:val="24"/>
        </w:rPr>
      </w:pPr>
      <w:r w:rsidRPr="00C57332">
        <w:rPr>
          <w:b/>
          <w:sz w:val="24"/>
          <w:szCs w:val="24"/>
        </w:rPr>
        <w:t>OBJETIVOS DO MÓDULO</w:t>
      </w:r>
    </w:p>
    <w:p w:rsidR="002116E7" w:rsidRPr="00C57332" w:rsidRDefault="009108EC">
      <w:pPr>
        <w:pStyle w:val="PargrafodaLista"/>
        <w:numPr>
          <w:ilvl w:val="0"/>
          <w:numId w:val="2"/>
        </w:numPr>
        <w:spacing w:line="360" w:lineRule="auto"/>
        <w:jc w:val="both"/>
        <w:rPr>
          <w:sz w:val="24"/>
          <w:szCs w:val="24"/>
        </w:rPr>
      </w:pPr>
      <w:r w:rsidRPr="00C57332">
        <w:rPr>
          <w:sz w:val="24"/>
          <w:szCs w:val="24"/>
        </w:rPr>
        <w:t>Compreender o conceito de Unidade e sua associação na da PRF</w:t>
      </w:r>
      <w:r w:rsidR="00CE404E">
        <w:rPr>
          <w:sz w:val="24"/>
          <w:szCs w:val="24"/>
        </w:rPr>
        <w:t>.</w:t>
      </w:r>
    </w:p>
    <w:p w:rsidR="002116E7" w:rsidRPr="00C57332" w:rsidRDefault="009108EC">
      <w:pPr>
        <w:pStyle w:val="PargrafodaLista"/>
        <w:numPr>
          <w:ilvl w:val="0"/>
          <w:numId w:val="2"/>
        </w:numPr>
        <w:spacing w:line="360" w:lineRule="auto"/>
        <w:jc w:val="both"/>
        <w:rPr>
          <w:sz w:val="24"/>
          <w:szCs w:val="24"/>
        </w:rPr>
      </w:pPr>
      <w:r w:rsidRPr="00C57332">
        <w:rPr>
          <w:sz w:val="24"/>
          <w:szCs w:val="24"/>
        </w:rPr>
        <w:t>Reconhecer os níveis de Gestão Admin</w:t>
      </w:r>
      <w:r w:rsidR="00CE404E">
        <w:rPr>
          <w:sz w:val="24"/>
          <w:szCs w:val="24"/>
        </w:rPr>
        <w:t>i</w:t>
      </w:r>
      <w:r w:rsidRPr="00C57332">
        <w:rPr>
          <w:sz w:val="24"/>
          <w:szCs w:val="24"/>
        </w:rPr>
        <w:t>strativa e Fina</w:t>
      </w:r>
      <w:r w:rsidR="00CE404E">
        <w:rPr>
          <w:sz w:val="24"/>
          <w:szCs w:val="24"/>
        </w:rPr>
        <w:t>n</w:t>
      </w:r>
      <w:r w:rsidRPr="00C57332">
        <w:rPr>
          <w:sz w:val="24"/>
          <w:szCs w:val="24"/>
        </w:rPr>
        <w:t>ceira na PRF</w:t>
      </w:r>
      <w:r w:rsidR="00CE404E">
        <w:rPr>
          <w:sz w:val="24"/>
          <w:szCs w:val="24"/>
        </w:rPr>
        <w:t>.</w:t>
      </w:r>
    </w:p>
    <w:p w:rsidR="002116E7" w:rsidRPr="00C57332" w:rsidRDefault="009108EC">
      <w:pPr>
        <w:pStyle w:val="PargrafodaLista"/>
        <w:numPr>
          <w:ilvl w:val="0"/>
          <w:numId w:val="2"/>
        </w:numPr>
        <w:spacing w:line="360" w:lineRule="auto"/>
        <w:jc w:val="both"/>
        <w:rPr>
          <w:sz w:val="24"/>
          <w:szCs w:val="24"/>
        </w:rPr>
      </w:pPr>
      <w:r w:rsidRPr="00C57332">
        <w:rPr>
          <w:sz w:val="24"/>
          <w:szCs w:val="24"/>
        </w:rPr>
        <w:t>Identificar outras áreas de gestão na PRF</w:t>
      </w:r>
      <w:r w:rsidR="00CE404E">
        <w:rPr>
          <w:sz w:val="24"/>
          <w:szCs w:val="24"/>
        </w:rPr>
        <w:t>.</w:t>
      </w:r>
    </w:p>
    <w:p w:rsidR="002116E7" w:rsidRDefault="002116E7">
      <w:pPr>
        <w:spacing w:line="360" w:lineRule="auto"/>
        <w:jc w:val="both"/>
      </w:pPr>
    </w:p>
    <w:p w:rsidR="002116E7" w:rsidRDefault="002116E7">
      <w:pPr>
        <w:spacing w:line="360" w:lineRule="auto"/>
        <w:jc w:val="both"/>
        <w:rPr>
          <w:sz w:val="24"/>
          <w:szCs w:val="24"/>
        </w:rPr>
      </w:pPr>
    </w:p>
    <w:p w:rsidR="002116E7" w:rsidRDefault="009108EC">
      <w:pPr>
        <w:spacing w:line="360" w:lineRule="auto"/>
        <w:jc w:val="both"/>
        <w:rPr>
          <w:sz w:val="24"/>
          <w:szCs w:val="24"/>
        </w:rPr>
      </w:pPr>
      <w:r>
        <w:rPr>
          <w:b/>
        </w:rPr>
        <w:t>C</w:t>
      </w:r>
      <w:r>
        <w:rPr>
          <w:b/>
          <w:sz w:val="24"/>
          <w:szCs w:val="24"/>
        </w:rPr>
        <w:t>ARGA HORÁRIA:</w:t>
      </w:r>
      <w:r>
        <w:rPr>
          <w:sz w:val="24"/>
          <w:szCs w:val="24"/>
        </w:rPr>
        <w:t xml:space="preserve"> 7 h</w:t>
      </w:r>
    </w:p>
    <w:p w:rsidR="00A84866" w:rsidRDefault="00A84866">
      <w:pPr>
        <w:spacing w:line="360" w:lineRule="auto"/>
        <w:jc w:val="both"/>
        <w:rPr>
          <w:sz w:val="24"/>
          <w:szCs w:val="24"/>
        </w:rPr>
      </w:pPr>
    </w:p>
    <w:p w:rsidR="00A84866" w:rsidRDefault="00A84866" w:rsidP="00A84866">
      <w:r>
        <w:t xml:space="preserve">CONTEUDISTA </w:t>
      </w:r>
    </w:p>
    <w:p w:rsidR="00A84866" w:rsidRDefault="00A84866" w:rsidP="00A84866">
      <w:r w:rsidRPr="00134B6D">
        <w:t>Alexandre Figueiredo de Araújo</w:t>
      </w:r>
    </w:p>
    <w:p w:rsidR="00A84866" w:rsidRDefault="00A84866">
      <w:pPr>
        <w:spacing w:line="360" w:lineRule="auto"/>
        <w:jc w:val="both"/>
        <w:rPr>
          <w:sz w:val="24"/>
          <w:szCs w:val="24"/>
        </w:rPr>
      </w:pPr>
    </w:p>
    <w:p w:rsidR="002116E7" w:rsidRDefault="002116E7">
      <w:pPr>
        <w:spacing w:line="360" w:lineRule="auto"/>
        <w:jc w:val="both"/>
        <w:rPr>
          <w:sz w:val="24"/>
          <w:szCs w:val="24"/>
        </w:rPr>
      </w:pPr>
    </w:p>
    <w:p w:rsidR="002116E7" w:rsidRDefault="009108EC">
      <w:pPr>
        <w:spacing w:line="360" w:lineRule="auto"/>
        <w:jc w:val="both"/>
        <w:rPr>
          <w:b/>
          <w:sz w:val="24"/>
          <w:szCs w:val="24"/>
        </w:rPr>
      </w:pPr>
      <w:r>
        <w:rPr>
          <w:b/>
          <w:sz w:val="24"/>
          <w:szCs w:val="24"/>
        </w:rPr>
        <w:t>UNIDADES DE ESTUDO</w:t>
      </w:r>
    </w:p>
    <w:p w:rsidR="002116E7" w:rsidRPr="00E40916" w:rsidRDefault="009108EC" w:rsidP="00E40916">
      <w:pPr>
        <w:pStyle w:val="Ttulo31"/>
        <w:rPr>
          <w:color w:val="auto"/>
          <w:sz w:val="24"/>
          <w:szCs w:val="24"/>
        </w:rPr>
      </w:pPr>
      <w:r w:rsidRPr="00E40916">
        <w:rPr>
          <w:color w:val="auto"/>
          <w:sz w:val="24"/>
          <w:szCs w:val="24"/>
        </w:rPr>
        <w:t>UNIDADE 1 - Conceito de unidade PRF</w:t>
      </w:r>
    </w:p>
    <w:p w:rsidR="002116E7" w:rsidRPr="00E40916" w:rsidRDefault="009108EC" w:rsidP="00E40916">
      <w:pPr>
        <w:rPr>
          <w:sz w:val="24"/>
          <w:szCs w:val="24"/>
        </w:rPr>
      </w:pPr>
      <w:r w:rsidRPr="00E40916">
        <w:rPr>
          <w:sz w:val="24"/>
          <w:szCs w:val="24"/>
        </w:rPr>
        <w:t>UNIDADE 2 - Gestão Administrativa e Financeira</w:t>
      </w:r>
    </w:p>
    <w:p w:rsidR="002116E7" w:rsidRPr="00E40916" w:rsidRDefault="009108EC" w:rsidP="00E40916">
      <w:pPr>
        <w:jc w:val="both"/>
        <w:rPr>
          <w:sz w:val="24"/>
          <w:szCs w:val="24"/>
        </w:rPr>
      </w:pPr>
      <w:r w:rsidRPr="00E40916">
        <w:rPr>
          <w:sz w:val="24"/>
          <w:szCs w:val="24"/>
        </w:rPr>
        <w:t>UNIDADE 3 - Outras áreas de gestão</w:t>
      </w:r>
    </w:p>
    <w:p w:rsidR="002116E7" w:rsidRDefault="002116E7">
      <w:pPr>
        <w:spacing w:line="360" w:lineRule="auto"/>
        <w:jc w:val="both"/>
        <w:rPr>
          <w:sz w:val="24"/>
          <w:szCs w:val="24"/>
        </w:rPr>
      </w:pPr>
    </w:p>
    <w:p w:rsidR="002116E7" w:rsidRDefault="002116E7">
      <w:pPr>
        <w:spacing w:line="360" w:lineRule="auto"/>
        <w:ind w:firstLine="850"/>
        <w:jc w:val="both"/>
        <w:rPr>
          <w:sz w:val="24"/>
          <w:szCs w:val="24"/>
        </w:rPr>
      </w:pPr>
    </w:p>
    <w:p w:rsidR="002116E7" w:rsidRDefault="009108EC">
      <w:pPr>
        <w:pStyle w:val="Ttulo31"/>
        <w:spacing w:line="360" w:lineRule="auto"/>
        <w:rPr>
          <w:b/>
          <w:color w:val="000000"/>
        </w:rPr>
      </w:pPr>
      <w:proofErr w:type="gramStart"/>
      <w:r>
        <w:rPr>
          <w:b/>
          <w:color w:val="000000"/>
        </w:rPr>
        <w:lastRenderedPageBreak/>
        <w:t>1</w:t>
      </w:r>
      <w:proofErr w:type="gramEnd"/>
      <w:r>
        <w:rPr>
          <w:b/>
          <w:color w:val="000000"/>
        </w:rPr>
        <w:t xml:space="preserve"> Conceito de unidade PRF</w:t>
      </w:r>
    </w:p>
    <w:p w:rsidR="002116E7" w:rsidRDefault="009108EC">
      <w:pPr>
        <w:spacing w:line="360" w:lineRule="auto"/>
        <w:ind w:firstLine="700"/>
        <w:jc w:val="both"/>
        <w:rPr>
          <w:sz w:val="24"/>
          <w:szCs w:val="24"/>
          <w:highlight w:val="white"/>
        </w:rPr>
      </w:pPr>
      <w:r>
        <w:rPr>
          <w:sz w:val="24"/>
          <w:szCs w:val="24"/>
          <w:highlight w:val="white"/>
        </w:rPr>
        <w:t>Unidade é um segmento da administração direta composta por pessoal, patrimônio e competências próprias. Seg</w:t>
      </w:r>
      <w:r w:rsidR="00E40916">
        <w:rPr>
          <w:sz w:val="24"/>
          <w:szCs w:val="24"/>
          <w:highlight w:val="white"/>
        </w:rPr>
        <w:t xml:space="preserve">undo Lacombe e </w:t>
      </w:r>
      <w:proofErr w:type="spellStart"/>
      <w:r w:rsidR="00E40916">
        <w:rPr>
          <w:sz w:val="24"/>
          <w:szCs w:val="24"/>
          <w:highlight w:val="white"/>
        </w:rPr>
        <w:t>Heilborn</w:t>
      </w:r>
      <w:proofErr w:type="spellEnd"/>
      <w:r w:rsidR="00E40916">
        <w:rPr>
          <w:sz w:val="24"/>
          <w:szCs w:val="24"/>
          <w:highlight w:val="white"/>
        </w:rPr>
        <w:t xml:space="preserve"> (2017),</w:t>
      </w:r>
      <w:r>
        <w:rPr>
          <w:sz w:val="24"/>
          <w:szCs w:val="24"/>
          <w:highlight w:val="white"/>
        </w:rPr>
        <w:t xml:space="preserve"> </w:t>
      </w:r>
      <w:r w:rsidR="00CE404E">
        <w:rPr>
          <w:sz w:val="24"/>
          <w:szCs w:val="24"/>
          <w:highlight w:val="white"/>
        </w:rPr>
        <w:t>e</w:t>
      </w:r>
      <w:r>
        <w:rPr>
          <w:sz w:val="24"/>
          <w:szCs w:val="24"/>
          <w:highlight w:val="white"/>
        </w:rPr>
        <w:t>sse tipo de organização é usado em grandes empresas com a finalidade de facilitar a co</w:t>
      </w:r>
      <w:r w:rsidR="00E40916">
        <w:rPr>
          <w:sz w:val="24"/>
          <w:szCs w:val="24"/>
          <w:highlight w:val="white"/>
        </w:rPr>
        <w:t>ordenação</w:t>
      </w:r>
      <w:r>
        <w:rPr>
          <w:sz w:val="24"/>
          <w:szCs w:val="24"/>
          <w:highlight w:val="white"/>
        </w:rPr>
        <w:t xml:space="preserve">. </w:t>
      </w:r>
    </w:p>
    <w:p w:rsidR="00DB6E6A" w:rsidRDefault="009108EC">
      <w:pPr>
        <w:spacing w:line="360" w:lineRule="auto"/>
        <w:ind w:firstLine="700"/>
        <w:jc w:val="both"/>
        <w:rPr>
          <w:sz w:val="24"/>
          <w:szCs w:val="24"/>
          <w:highlight w:val="white"/>
        </w:rPr>
      </w:pPr>
      <w:r>
        <w:rPr>
          <w:sz w:val="24"/>
          <w:szCs w:val="24"/>
          <w:highlight w:val="white"/>
        </w:rPr>
        <w:t xml:space="preserve">Esse modelo é o mais indicado na existência de serviços que possam ser escalonados dos mais complexos e abrangentes para os mais rotineiros, ou realizados em localização espalhadas em um determinado território, ou até realizar aquisições mais vantajosas para a instituição. Lacombe e </w:t>
      </w:r>
      <w:proofErr w:type="spellStart"/>
      <w:r>
        <w:rPr>
          <w:sz w:val="24"/>
          <w:szCs w:val="24"/>
          <w:highlight w:val="white"/>
        </w:rPr>
        <w:t>Heilborn</w:t>
      </w:r>
      <w:proofErr w:type="spellEnd"/>
      <w:r>
        <w:rPr>
          <w:sz w:val="24"/>
          <w:szCs w:val="24"/>
          <w:highlight w:val="white"/>
        </w:rPr>
        <w:t xml:space="preserve"> (2017) finalizam afirmando que </w:t>
      </w:r>
      <w:r w:rsidR="002F09F4">
        <w:rPr>
          <w:sz w:val="24"/>
          <w:szCs w:val="24"/>
          <w:highlight w:val="white"/>
        </w:rPr>
        <w:t>e</w:t>
      </w:r>
      <w:r>
        <w:rPr>
          <w:sz w:val="24"/>
          <w:szCs w:val="24"/>
          <w:highlight w:val="white"/>
        </w:rPr>
        <w:t xml:space="preserve">sta alternativa tem vantagem de só centralizar as atividades mais especializadas, diminuindo os custos de coordenação e comunicação, bem como os atrasos inevitáveis que decorrem de uma centralização </w:t>
      </w:r>
      <w:r w:rsidR="00E40916">
        <w:rPr>
          <w:sz w:val="24"/>
          <w:szCs w:val="24"/>
          <w:highlight w:val="white"/>
        </w:rPr>
        <w:t>excessiva.</w:t>
      </w:r>
    </w:p>
    <w:p w:rsidR="002116E7" w:rsidRDefault="00DB6E6A">
      <w:pPr>
        <w:spacing w:line="360" w:lineRule="auto"/>
        <w:ind w:firstLine="700"/>
        <w:jc w:val="both"/>
        <w:rPr>
          <w:sz w:val="24"/>
          <w:szCs w:val="24"/>
          <w:highlight w:val="white"/>
        </w:rPr>
      </w:pPr>
      <w:r>
        <w:rPr>
          <w:sz w:val="24"/>
          <w:szCs w:val="24"/>
          <w:highlight w:val="white"/>
        </w:rPr>
        <w:t>Clique nas setas a seguir e veja como são divididas as unidades da PRF.</w:t>
      </w:r>
    </w:p>
    <w:p w:rsidR="002116E7" w:rsidRPr="00C57332" w:rsidRDefault="009108EC">
      <w:pPr>
        <w:spacing w:line="360" w:lineRule="auto"/>
        <w:ind w:firstLine="700"/>
        <w:jc w:val="both"/>
        <w:rPr>
          <w:sz w:val="24"/>
          <w:szCs w:val="24"/>
          <w:highlight w:val="green"/>
        </w:rPr>
      </w:pPr>
      <w:commentRangeStart w:id="1"/>
      <w:r>
        <w:rPr>
          <w:sz w:val="24"/>
          <w:szCs w:val="24"/>
          <w:highlight w:val="white"/>
        </w:rPr>
        <w:t xml:space="preserve">Desde a </w:t>
      </w:r>
      <w:r w:rsidRPr="00C57332">
        <w:rPr>
          <w:sz w:val="24"/>
          <w:szCs w:val="24"/>
        </w:rPr>
        <w:t xml:space="preserve">publicação do nosso Regimento Interno, aprovado pela portaria 1.375, de </w:t>
      </w:r>
      <w:proofErr w:type="gramStart"/>
      <w:r w:rsidRPr="00C57332">
        <w:rPr>
          <w:sz w:val="24"/>
          <w:szCs w:val="24"/>
        </w:rPr>
        <w:t>2</w:t>
      </w:r>
      <w:proofErr w:type="gramEnd"/>
      <w:r w:rsidRPr="00C57332">
        <w:rPr>
          <w:sz w:val="24"/>
          <w:szCs w:val="24"/>
        </w:rPr>
        <w:t xml:space="preserve"> de agosto de 2007, a PRF foi dividida em unidades</w:t>
      </w:r>
      <w:r w:rsidR="00A10F3B">
        <w:rPr>
          <w:sz w:val="24"/>
          <w:szCs w:val="24"/>
        </w:rPr>
        <w:t xml:space="preserve"> </w:t>
      </w:r>
      <w:r w:rsidRPr="00C57332">
        <w:rPr>
          <w:sz w:val="24"/>
          <w:szCs w:val="24"/>
        </w:rPr>
        <w:t>central e desconcentradas</w:t>
      </w:r>
      <w:r w:rsidR="00C57332" w:rsidRPr="00C57332">
        <w:rPr>
          <w:sz w:val="24"/>
          <w:szCs w:val="24"/>
        </w:rPr>
        <w:t>.</w:t>
      </w:r>
    </w:p>
    <w:p w:rsidR="002116E7" w:rsidRDefault="009108EC">
      <w:pPr>
        <w:spacing w:line="360" w:lineRule="auto"/>
        <w:ind w:firstLine="700"/>
        <w:jc w:val="both"/>
        <w:rPr>
          <w:sz w:val="24"/>
          <w:szCs w:val="24"/>
        </w:rPr>
      </w:pPr>
      <w:r>
        <w:rPr>
          <w:sz w:val="24"/>
          <w:szCs w:val="24"/>
        </w:rPr>
        <w:t>A desconcentração é distribuição interna de competências, ou seja, uma distribuição de competências dentro da mesma pessoa jurídica, diferindo da descentralização, que</w:t>
      </w:r>
      <w:r w:rsidR="002F09F4">
        <w:rPr>
          <w:sz w:val="24"/>
          <w:szCs w:val="24"/>
        </w:rPr>
        <w:t xml:space="preserve"> </w:t>
      </w:r>
      <w:r>
        <w:rPr>
          <w:sz w:val="24"/>
          <w:szCs w:val="24"/>
        </w:rPr>
        <w:t>é a distribuição de competências de uma para outra pessoa, física ou jurídica (DI PIETRO, 2014</w:t>
      </w:r>
      <w:r w:rsidR="00A10F3B">
        <w:rPr>
          <w:sz w:val="24"/>
          <w:szCs w:val="24"/>
        </w:rPr>
        <w:t>).</w:t>
      </w:r>
    </w:p>
    <w:p w:rsidR="002116E7" w:rsidRDefault="009108EC">
      <w:pPr>
        <w:spacing w:line="360" w:lineRule="auto"/>
        <w:ind w:firstLine="700"/>
        <w:jc w:val="both"/>
        <w:rPr>
          <w:sz w:val="24"/>
          <w:szCs w:val="24"/>
        </w:rPr>
      </w:pPr>
      <w:r>
        <w:rPr>
          <w:sz w:val="24"/>
          <w:szCs w:val="24"/>
        </w:rPr>
        <w:t xml:space="preserve">Sabe-se que a Administração Pública é organizada hierarquicamente, como se fosse uma pirâmide em cujo ápice se situa o </w:t>
      </w:r>
      <w:r w:rsidR="002F09F4">
        <w:rPr>
          <w:sz w:val="24"/>
          <w:szCs w:val="24"/>
        </w:rPr>
        <w:t>c</w:t>
      </w:r>
      <w:r>
        <w:rPr>
          <w:sz w:val="24"/>
          <w:szCs w:val="24"/>
        </w:rPr>
        <w:t>hefe do Poder Executivo. As atribuições administrativas são outorgadas aos vários órgãos que compõem a hierarquia, criando-se uma relação de coordenação e subordinação entre uns e outros. Isso é feito para descongestionar, desconcentrar, tirar do centro um volume grande de atribuições, para permitir seu mais adequado e racional desempenho (DI PIETRO, 2014).</w:t>
      </w:r>
    </w:p>
    <w:p w:rsidR="002116E7" w:rsidRDefault="009108EC">
      <w:pPr>
        <w:spacing w:line="360" w:lineRule="auto"/>
        <w:ind w:firstLine="700"/>
        <w:jc w:val="both"/>
        <w:rPr>
          <w:sz w:val="24"/>
          <w:szCs w:val="24"/>
          <w:highlight w:val="white"/>
        </w:rPr>
      </w:pPr>
      <w:r>
        <w:rPr>
          <w:sz w:val="24"/>
          <w:szCs w:val="24"/>
          <w:highlight w:val="white"/>
        </w:rPr>
        <w:t>As unidades centrais na nossa instituição são as Diretorias, Gabinete da Direção</w:t>
      </w:r>
      <w:r w:rsidR="002F09F4">
        <w:rPr>
          <w:sz w:val="24"/>
          <w:szCs w:val="24"/>
          <w:highlight w:val="white"/>
        </w:rPr>
        <w:t>-</w:t>
      </w:r>
      <w:r>
        <w:rPr>
          <w:sz w:val="24"/>
          <w:szCs w:val="24"/>
          <w:highlight w:val="white"/>
        </w:rPr>
        <w:t xml:space="preserve">Geral e Corregedoria-Geral. Já as desconcentradas são as Superintendências e suas unidades </w:t>
      </w:r>
      <w:proofErr w:type="gramStart"/>
      <w:r>
        <w:rPr>
          <w:sz w:val="24"/>
          <w:szCs w:val="24"/>
          <w:highlight w:val="white"/>
        </w:rPr>
        <w:t>subordinadas.</w:t>
      </w:r>
      <w:commentRangeEnd w:id="1"/>
      <w:proofErr w:type="gramEnd"/>
      <w:r w:rsidR="00DB6E6A">
        <w:rPr>
          <w:rStyle w:val="Refdecomentrio"/>
        </w:rPr>
        <w:commentReference w:id="1"/>
      </w:r>
    </w:p>
    <w:p w:rsidR="00DB6E6A" w:rsidRPr="00DB6E6A" w:rsidRDefault="00DB6E6A">
      <w:pPr>
        <w:spacing w:line="360" w:lineRule="auto"/>
        <w:ind w:firstLine="700"/>
        <w:jc w:val="both"/>
        <w:rPr>
          <w:sz w:val="24"/>
          <w:szCs w:val="24"/>
          <w:highlight w:val="white"/>
        </w:rPr>
      </w:pPr>
      <w:r w:rsidRPr="00DB6E6A">
        <w:rPr>
          <w:sz w:val="24"/>
          <w:szCs w:val="24"/>
          <w:highlight w:val="white"/>
        </w:rPr>
        <w:t xml:space="preserve">Veja na figura a seguir as </w:t>
      </w:r>
      <w:r w:rsidRPr="00DB6E6A">
        <w:rPr>
          <w:sz w:val="24"/>
          <w:szCs w:val="24"/>
        </w:rPr>
        <w:t>i</w:t>
      </w:r>
      <w:r w:rsidRPr="00DB6E6A">
        <w:rPr>
          <w:sz w:val="24"/>
          <w:szCs w:val="24"/>
        </w:rPr>
        <w:t>nsígnias de identificação de gestores</w:t>
      </w:r>
      <w:r w:rsidRPr="00DB6E6A">
        <w:rPr>
          <w:sz w:val="24"/>
          <w:szCs w:val="24"/>
        </w:rPr>
        <w:t xml:space="preserve"> da PRF.</w:t>
      </w:r>
    </w:p>
    <w:p w:rsidR="002116E7" w:rsidRDefault="009108EC">
      <w:pPr>
        <w:spacing w:line="360" w:lineRule="auto"/>
        <w:jc w:val="center"/>
        <w:rPr>
          <w:sz w:val="24"/>
          <w:szCs w:val="24"/>
          <w:highlight w:val="white"/>
        </w:rPr>
      </w:pPr>
      <w:commentRangeStart w:id="2"/>
      <w:r>
        <w:rPr>
          <w:noProof/>
        </w:rPr>
        <w:lastRenderedPageBreak/>
        <w:drawing>
          <wp:inline distT="0" distB="0" distL="0" distR="0" wp14:anchorId="6D5DFDAF" wp14:editId="49DA0D46">
            <wp:extent cx="5429250" cy="3308350"/>
            <wp:effectExtent l="19050" t="0" r="0" b="0"/>
            <wp:docPr id="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0.png"/>
                    <pic:cNvPicPr>
                      <a:picLocks noChangeAspect="1" noChangeArrowheads="1"/>
                    </pic:cNvPicPr>
                  </pic:nvPicPr>
                  <pic:blipFill>
                    <a:blip r:embed="rId8"/>
                    <a:stretch>
                      <a:fillRect/>
                    </a:stretch>
                  </pic:blipFill>
                  <pic:spPr bwMode="auto">
                    <a:xfrm>
                      <a:off x="0" y="0"/>
                      <a:ext cx="5429250" cy="3308350"/>
                    </a:xfrm>
                    <a:prstGeom prst="rect">
                      <a:avLst/>
                    </a:prstGeom>
                  </pic:spPr>
                </pic:pic>
              </a:graphicData>
            </a:graphic>
          </wp:inline>
        </w:drawing>
      </w:r>
    </w:p>
    <w:p w:rsidR="002116E7" w:rsidRDefault="009108EC">
      <w:r>
        <w:t xml:space="preserve">Figura 23: Insígnias de identificação de gestores na </w:t>
      </w:r>
      <w:commentRangeStart w:id="3"/>
      <w:r>
        <w:t>PRF</w:t>
      </w:r>
      <w:commentRangeEnd w:id="3"/>
      <w:r w:rsidR="002F09F4">
        <w:rPr>
          <w:rStyle w:val="Refdecomentrio"/>
        </w:rPr>
        <w:commentReference w:id="3"/>
      </w:r>
      <w:r>
        <w:t xml:space="preserve">. </w:t>
      </w:r>
    </w:p>
    <w:p w:rsidR="002116E7" w:rsidRDefault="009108EC">
      <w:r>
        <w:t>Fonte: Elaborado pelo Autor (2019)</w:t>
      </w:r>
      <w:commentRangeEnd w:id="2"/>
      <w:r w:rsidR="00DB6E6A">
        <w:rPr>
          <w:rStyle w:val="Refdecomentrio"/>
        </w:rPr>
        <w:commentReference w:id="2"/>
      </w:r>
    </w:p>
    <w:p w:rsidR="002116E7" w:rsidRDefault="002116E7"/>
    <w:p w:rsidR="002116E7" w:rsidRDefault="009108EC">
      <w:pPr>
        <w:spacing w:line="360" w:lineRule="auto"/>
        <w:ind w:firstLine="700"/>
        <w:jc w:val="both"/>
        <w:rPr>
          <w:sz w:val="24"/>
          <w:szCs w:val="24"/>
        </w:rPr>
      </w:pPr>
      <w:r>
        <w:rPr>
          <w:sz w:val="24"/>
          <w:szCs w:val="24"/>
          <w:highlight w:val="white"/>
        </w:rPr>
        <w:t>Nas próximas unidades, apresentaremos</w:t>
      </w:r>
      <w:r w:rsidR="002F09F4">
        <w:rPr>
          <w:sz w:val="24"/>
          <w:szCs w:val="24"/>
          <w:highlight w:val="white"/>
        </w:rPr>
        <w:t>,</w:t>
      </w:r>
      <w:r>
        <w:rPr>
          <w:sz w:val="24"/>
          <w:szCs w:val="24"/>
          <w:highlight w:val="white"/>
        </w:rPr>
        <w:t xml:space="preserve"> de maneira prática e objetiva</w:t>
      </w:r>
      <w:r w:rsidR="002F09F4">
        <w:rPr>
          <w:sz w:val="24"/>
          <w:szCs w:val="24"/>
          <w:highlight w:val="white"/>
        </w:rPr>
        <w:t>,</w:t>
      </w:r>
      <w:r>
        <w:rPr>
          <w:sz w:val="24"/>
          <w:szCs w:val="24"/>
          <w:highlight w:val="white"/>
        </w:rPr>
        <w:t xml:space="preserve"> os principais procedimentos realizados na gestão de uma unidade operacional desconcentrada</w:t>
      </w:r>
      <w:r w:rsidR="002F09F4">
        <w:rPr>
          <w:sz w:val="24"/>
          <w:szCs w:val="24"/>
          <w:highlight w:val="white"/>
        </w:rPr>
        <w:t>. Eles serão organizados</w:t>
      </w:r>
      <w:r w:rsidR="00EF71C3">
        <w:rPr>
          <w:sz w:val="24"/>
          <w:szCs w:val="24"/>
          <w:highlight w:val="white"/>
        </w:rPr>
        <w:t xml:space="preserve"> </w:t>
      </w:r>
      <w:r>
        <w:rPr>
          <w:sz w:val="24"/>
          <w:szCs w:val="24"/>
          <w:highlight w:val="white"/>
        </w:rPr>
        <w:t xml:space="preserve">de acordo com as áreas </w:t>
      </w:r>
      <w:proofErr w:type="gramStart"/>
      <w:r>
        <w:rPr>
          <w:sz w:val="24"/>
          <w:szCs w:val="24"/>
          <w:highlight w:val="white"/>
        </w:rPr>
        <w:t>negociais</w:t>
      </w:r>
      <w:proofErr w:type="gramEnd"/>
      <w:r>
        <w:rPr>
          <w:sz w:val="24"/>
          <w:szCs w:val="24"/>
          <w:highlight w:val="white"/>
        </w:rPr>
        <w:t xml:space="preserve"> correlatas, quais sejam: gestão administrativa e financeira; Tecnologia da Informação; Atividades de Inteligência; atividades de Corregedoria; Comunicação Social e Execução operacional.</w:t>
      </w:r>
    </w:p>
    <w:p w:rsidR="002116E7" w:rsidRDefault="002116E7">
      <w:pPr>
        <w:spacing w:line="360" w:lineRule="auto"/>
        <w:ind w:firstLine="700"/>
        <w:jc w:val="both"/>
      </w:pPr>
    </w:p>
    <w:p w:rsidR="002116E7" w:rsidRDefault="009108EC">
      <w:pPr>
        <w:pStyle w:val="Ttulo31"/>
        <w:spacing w:line="360" w:lineRule="auto"/>
        <w:rPr>
          <w:color w:val="00000A"/>
        </w:rPr>
      </w:pPr>
      <w:bookmarkStart w:id="4" w:name="_173zzz7ak4t3"/>
      <w:bookmarkEnd w:id="4"/>
      <w:proofErr w:type="gramStart"/>
      <w:r>
        <w:rPr>
          <w:color w:val="00000A"/>
        </w:rPr>
        <w:t>2</w:t>
      </w:r>
      <w:proofErr w:type="gramEnd"/>
      <w:r>
        <w:rPr>
          <w:color w:val="00000A"/>
        </w:rPr>
        <w:t xml:space="preserve"> Gestão Administrativa e Financeira</w:t>
      </w:r>
    </w:p>
    <w:p w:rsidR="002116E7" w:rsidRDefault="009108EC">
      <w:pPr>
        <w:spacing w:line="360" w:lineRule="auto"/>
        <w:ind w:firstLine="720"/>
        <w:jc w:val="both"/>
        <w:rPr>
          <w:sz w:val="24"/>
          <w:szCs w:val="24"/>
          <w:highlight w:val="white"/>
        </w:rPr>
      </w:pPr>
      <w:r>
        <w:rPr>
          <w:sz w:val="24"/>
          <w:szCs w:val="24"/>
          <w:highlight w:val="white"/>
        </w:rPr>
        <w:t xml:space="preserve">Quando pensamos em gestão administrativa e financeira já imaginamos números e mais números sendo apresentados. Ocorre que esses números e processos que tramitam na esfera administrativa são </w:t>
      </w:r>
      <w:r w:rsidR="002F09F4">
        <w:rPr>
          <w:sz w:val="24"/>
          <w:szCs w:val="24"/>
          <w:highlight w:val="white"/>
        </w:rPr>
        <w:t>oriundos</w:t>
      </w:r>
      <w:r w:rsidR="00104FFC">
        <w:rPr>
          <w:sz w:val="24"/>
          <w:szCs w:val="24"/>
          <w:highlight w:val="white"/>
        </w:rPr>
        <w:t xml:space="preserve"> </w:t>
      </w:r>
      <w:r>
        <w:rPr>
          <w:sz w:val="24"/>
          <w:szCs w:val="24"/>
          <w:highlight w:val="white"/>
        </w:rPr>
        <w:t>da lógica burocrática de registro da atividade pública</w:t>
      </w:r>
      <w:r w:rsidR="002F09F4">
        <w:rPr>
          <w:sz w:val="24"/>
          <w:szCs w:val="24"/>
          <w:highlight w:val="white"/>
        </w:rPr>
        <w:t>. A pretensão é</w:t>
      </w:r>
      <w:r w:rsidR="00104FFC">
        <w:rPr>
          <w:sz w:val="24"/>
          <w:szCs w:val="24"/>
          <w:highlight w:val="white"/>
        </w:rPr>
        <w:t xml:space="preserve"> </w:t>
      </w:r>
      <w:r>
        <w:rPr>
          <w:sz w:val="24"/>
          <w:szCs w:val="24"/>
          <w:highlight w:val="white"/>
        </w:rPr>
        <w:t>ampliar o controle processual, a produção das ações e do conhecimento, destacando o interesse público e a transparência da gestão institucional.</w:t>
      </w:r>
    </w:p>
    <w:p w:rsidR="002116E7" w:rsidRDefault="009108EC">
      <w:pPr>
        <w:spacing w:line="360" w:lineRule="auto"/>
        <w:jc w:val="both"/>
        <w:rPr>
          <w:sz w:val="24"/>
          <w:szCs w:val="24"/>
          <w:highlight w:val="white"/>
        </w:rPr>
      </w:pPr>
      <w:commentRangeStart w:id="5"/>
      <w:r>
        <w:rPr>
          <w:noProof/>
        </w:rPr>
        <w:lastRenderedPageBreak/>
        <w:drawing>
          <wp:inline distT="12700" distB="12700" distL="12700" distR="12700" wp14:anchorId="3B48307F" wp14:editId="5B795EA3">
            <wp:extent cx="5748655" cy="2882900"/>
            <wp:effectExtent l="19050" t="19050" r="23495" b="12700"/>
            <wp:docPr id="2"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png"/>
                    <pic:cNvPicPr>
                      <a:picLocks noChangeAspect="1" noChangeArrowheads="1"/>
                    </pic:cNvPicPr>
                  </pic:nvPicPr>
                  <pic:blipFill>
                    <a:blip r:embed="rId9"/>
                    <a:stretch>
                      <a:fillRect/>
                    </a:stretch>
                  </pic:blipFill>
                  <pic:spPr bwMode="auto">
                    <a:xfrm>
                      <a:off x="0" y="0"/>
                      <a:ext cx="5748655" cy="2882900"/>
                    </a:xfrm>
                    <a:prstGeom prst="rect">
                      <a:avLst/>
                    </a:prstGeom>
                    <a:ln w="12700">
                      <a:solidFill>
                        <a:srgbClr val="000000"/>
                      </a:solidFill>
                    </a:ln>
                  </pic:spPr>
                </pic:pic>
              </a:graphicData>
            </a:graphic>
          </wp:inline>
        </w:drawing>
      </w:r>
    </w:p>
    <w:p w:rsidR="002116E7" w:rsidRDefault="009108EC">
      <w:r>
        <w:t xml:space="preserve">Figura 24: Portais do </w:t>
      </w:r>
      <w:proofErr w:type="spellStart"/>
      <w:proofErr w:type="gramStart"/>
      <w:r>
        <w:t>WiKi</w:t>
      </w:r>
      <w:proofErr w:type="spellEnd"/>
      <w:proofErr w:type="gramEnd"/>
      <w:r>
        <w:t xml:space="preserve"> PRF.</w:t>
      </w:r>
    </w:p>
    <w:p w:rsidR="002116E7" w:rsidRDefault="009108EC">
      <w:r>
        <w:t>Fonte: Autor (2019)</w:t>
      </w:r>
      <w:commentRangeEnd w:id="5"/>
      <w:r w:rsidR="00A14E36">
        <w:rPr>
          <w:rStyle w:val="Refdecomentrio"/>
        </w:rPr>
        <w:commentReference w:id="5"/>
      </w:r>
    </w:p>
    <w:p w:rsidR="002116E7" w:rsidRDefault="002116E7"/>
    <w:p w:rsidR="002116E7" w:rsidRDefault="009108EC">
      <w:pPr>
        <w:spacing w:line="360" w:lineRule="auto"/>
        <w:ind w:firstLine="850"/>
        <w:jc w:val="both"/>
        <w:rPr>
          <w:sz w:val="24"/>
          <w:szCs w:val="24"/>
          <w:highlight w:val="white"/>
        </w:rPr>
      </w:pPr>
      <w:r>
        <w:rPr>
          <w:sz w:val="24"/>
          <w:szCs w:val="24"/>
          <w:highlight w:val="white"/>
        </w:rPr>
        <w:t xml:space="preserve">A busca pela excelência na gestão é uma constante, visto a responsabilidade fiscal, a produção de soluções institucionais que atendam o cidadão e o </w:t>
      </w:r>
      <w:r w:rsidR="002F09F4">
        <w:rPr>
          <w:sz w:val="24"/>
          <w:szCs w:val="24"/>
          <w:highlight w:val="white"/>
        </w:rPr>
        <w:t>G</w:t>
      </w:r>
      <w:r>
        <w:rPr>
          <w:sz w:val="24"/>
          <w:szCs w:val="24"/>
          <w:highlight w:val="white"/>
        </w:rPr>
        <w:t>overno, e permita que todos da instituição tenha</w:t>
      </w:r>
      <w:r w:rsidR="007D5C45">
        <w:rPr>
          <w:sz w:val="24"/>
          <w:szCs w:val="24"/>
          <w:highlight w:val="white"/>
        </w:rPr>
        <w:t>m</w:t>
      </w:r>
      <w:r>
        <w:rPr>
          <w:sz w:val="24"/>
          <w:szCs w:val="24"/>
          <w:highlight w:val="white"/>
        </w:rPr>
        <w:t xml:space="preserve"> acesso facilitado ao conhecimento sobre gestão e processos institucionais. Nesse sentido</w:t>
      </w:r>
      <w:r w:rsidR="007D5C45">
        <w:rPr>
          <w:sz w:val="24"/>
          <w:szCs w:val="24"/>
          <w:highlight w:val="white"/>
        </w:rPr>
        <w:t>,</w:t>
      </w:r>
      <w:r>
        <w:rPr>
          <w:sz w:val="24"/>
          <w:szCs w:val="24"/>
          <w:highlight w:val="white"/>
        </w:rPr>
        <w:t xml:space="preserve"> destacamos a enciclopédia policial </w:t>
      </w:r>
      <w:proofErr w:type="spellStart"/>
      <w:proofErr w:type="gramStart"/>
      <w:r>
        <w:rPr>
          <w:sz w:val="24"/>
          <w:szCs w:val="24"/>
          <w:highlight w:val="white"/>
        </w:rPr>
        <w:t>WiKi</w:t>
      </w:r>
      <w:proofErr w:type="spellEnd"/>
      <w:proofErr w:type="gramEnd"/>
      <w:r>
        <w:rPr>
          <w:sz w:val="24"/>
          <w:szCs w:val="24"/>
          <w:highlight w:val="white"/>
        </w:rPr>
        <w:t xml:space="preserve"> PRF, de edição livre a todos os integrantes da Polícia Rodoviária Federal.</w:t>
      </w:r>
    </w:p>
    <w:p w:rsidR="002116E7" w:rsidRDefault="009108EC">
      <w:pPr>
        <w:spacing w:line="360" w:lineRule="auto"/>
        <w:ind w:firstLine="850"/>
        <w:jc w:val="both"/>
        <w:rPr>
          <w:sz w:val="24"/>
          <w:szCs w:val="24"/>
          <w:highlight w:val="white"/>
        </w:rPr>
      </w:pPr>
      <w:r>
        <w:rPr>
          <w:sz w:val="24"/>
          <w:szCs w:val="24"/>
          <w:highlight w:val="white"/>
        </w:rPr>
        <w:t xml:space="preserve">Como já vimos no </w:t>
      </w:r>
      <w:r w:rsidR="007D5C45">
        <w:rPr>
          <w:sz w:val="24"/>
          <w:szCs w:val="24"/>
          <w:highlight w:val="white"/>
        </w:rPr>
        <w:t>M</w:t>
      </w:r>
      <w:r>
        <w:rPr>
          <w:sz w:val="24"/>
          <w:szCs w:val="24"/>
          <w:highlight w:val="white"/>
        </w:rPr>
        <w:t xml:space="preserve">ódulo I </w:t>
      </w:r>
      <w:proofErr w:type="gramStart"/>
      <w:r>
        <w:rPr>
          <w:sz w:val="24"/>
          <w:szCs w:val="24"/>
          <w:highlight w:val="white"/>
        </w:rPr>
        <w:t>a</w:t>
      </w:r>
      <w:proofErr w:type="gramEnd"/>
      <w:r>
        <w:rPr>
          <w:sz w:val="24"/>
          <w:szCs w:val="24"/>
          <w:highlight w:val="white"/>
        </w:rPr>
        <w:t xml:space="preserve"> gestão pública no século XX está vivencian</w:t>
      </w:r>
      <w:r w:rsidR="00B2647F">
        <w:rPr>
          <w:sz w:val="24"/>
          <w:szCs w:val="24"/>
          <w:highlight w:val="white"/>
        </w:rPr>
        <w:t>do um</w:t>
      </w:r>
      <w:r>
        <w:rPr>
          <w:sz w:val="24"/>
          <w:szCs w:val="24"/>
          <w:highlight w:val="white"/>
        </w:rPr>
        <w:t xml:space="preserve"> momento gerencial regulador. Assim, a gestão operacional deve estar atenta a essa condição de realizar a eficiência crua, minimalista, descentralizada, analisando o custo benefício, eficácia gerencial e </w:t>
      </w:r>
      <w:r w:rsidR="00B2647F">
        <w:rPr>
          <w:sz w:val="24"/>
          <w:szCs w:val="24"/>
          <w:highlight w:val="white"/>
        </w:rPr>
        <w:t xml:space="preserve">a </w:t>
      </w:r>
      <w:r>
        <w:rPr>
          <w:sz w:val="24"/>
          <w:szCs w:val="24"/>
          <w:highlight w:val="white"/>
        </w:rPr>
        <w:t>sua efetividade alinhad</w:t>
      </w:r>
      <w:r w:rsidR="00B2647F">
        <w:rPr>
          <w:sz w:val="24"/>
          <w:szCs w:val="24"/>
          <w:highlight w:val="white"/>
        </w:rPr>
        <w:t>a</w:t>
      </w:r>
      <w:r>
        <w:rPr>
          <w:sz w:val="24"/>
          <w:szCs w:val="24"/>
          <w:highlight w:val="white"/>
        </w:rPr>
        <w:t xml:space="preserve"> </w:t>
      </w:r>
      <w:r w:rsidR="00B2647F">
        <w:rPr>
          <w:sz w:val="24"/>
          <w:szCs w:val="24"/>
          <w:highlight w:val="white"/>
        </w:rPr>
        <w:t>à</w:t>
      </w:r>
      <w:r>
        <w:rPr>
          <w:sz w:val="24"/>
          <w:szCs w:val="24"/>
          <w:highlight w:val="white"/>
        </w:rPr>
        <w:t xml:space="preserve"> estratégia institucional.</w:t>
      </w:r>
    </w:p>
    <w:p w:rsidR="00B2647F" w:rsidRDefault="00B2647F">
      <w:pPr>
        <w:spacing w:line="360" w:lineRule="auto"/>
        <w:ind w:firstLine="850"/>
        <w:jc w:val="both"/>
        <w:rPr>
          <w:sz w:val="24"/>
          <w:szCs w:val="24"/>
          <w:highlight w:val="white"/>
        </w:rPr>
      </w:pPr>
    </w:p>
    <w:p w:rsidR="002116E7" w:rsidRDefault="009108EC">
      <w:pPr>
        <w:pStyle w:val="Ttulo41"/>
        <w:spacing w:line="360" w:lineRule="auto"/>
        <w:rPr>
          <w:b/>
          <w:color w:val="000000"/>
        </w:rPr>
      </w:pPr>
      <w:proofErr w:type="gramStart"/>
      <w:r>
        <w:rPr>
          <w:b/>
          <w:color w:val="000000"/>
        </w:rPr>
        <w:t>2.1 Gestão</w:t>
      </w:r>
      <w:proofErr w:type="gramEnd"/>
      <w:r>
        <w:rPr>
          <w:b/>
          <w:color w:val="000000"/>
        </w:rPr>
        <w:t xml:space="preserve"> documental</w:t>
      </w:r>
    </w:p>
    <w:p w:rsidR="002116E7" w:rsidRDefault="009108EC">
      <w:pPr>
        <w:spacing w:line="360" w:lineRule="auto"/>
        <w:ind w:firstLine="850"/>
        <w:jc w:val="both"/>
        <w:rPr>
          <w:sz w:val="24"/>
          <w:szCs w:val="24"/>
        </w:rPr>
      </w:pPr>
      <w:r>
        <w:rPr>
          <w:sz w:val="24"/>
          <w:szCs w:val="24"/>
        </w:rPr>
        <w:t xml:space="preserve">Aprendemos que a eficiência e eficácia são uma questão ordinária do gestor, </w:t>
      </w:r>
      <w:r w:rsidR="007D5C45">
        <w:rPr>
          <w:sz w:val="24"/>
          <w:szCs w:val="24"/>
        </w:rPr>
        <w:t>na qual</w:t>
      </w:r>
      <w:r w:rsidR="00CD34D8">
        <w:rPr>
          <w:sz w:val="24"/>
          <w:szCs w:val="24"/>
        </w:rPr>
        <w:t xml:space="preserve"> </w:t>
      </w:r>
      <w:r>
        <w:rPr>
          <w:sz w:val="24"/>
          <w:szCs w:val="24"/>
        </w:rPr>
        <w:t xml:space="preserve">se busca o melhor processo, com menor prazo e menos erros para o atingimento das metas propostas. Nessa busca, a gestão documental é </w:t>
      </w:r>
      <w:proofErr w:type="gramStart"/>
      <w:r>
        <w:rPr>
          <w:sz w:val="24"/>
          <w:szCs w:val="24"/>
        </w:rPr>
        <w:t>a</w:t>
      </w:r>
      <w:proofErr w:type="gramEnd"/>
      <w:r>
        <w:rPr>
          <w:sz w:val="24"/>
          <w:szCs w:val="24"/>
        </w:rPr>
        <w:t xml:space="preserve"> base da construção processual e permite identificarmos a pertinência dos atos normativos.</w:t>
      </w:r>
    </w:p>
    <w:p w:rsidR="002116E7" w:rsidRDefault="009108EC">
      <w:pPr>
        <w:spacing w:line="360" w:lineRule="auto"/>
        <w:ind w:firstLine="850"/>
        <w:jc w:val="both"/>
        <w:rPr>
          <w:sz w:val="24"/>
          <w:szCs w:val="24"/>
        </w:rPr>
      </w:pPr>
      <w:r>
        <w:rPr>
          <w:sz w:val="24"/>
          <w:szCs w:val="24"/>
        </w:rPr>
        <w:lastRenderedPageBreak/>
        <w:t>Na PRF a Instrução Normativa nº 1, de 17 de junho de 2019 e a Instrução Normativa nº 11, de 25 de maio de 2012, disciplina esses atos administrativos que veiculam comando geral, abstrato e impessoal. Assim as espécies de atos normativos passíveis de edição são:</w:t>
      </w:r>
    </w:p>
    <w:p w:rsidR="002116E7" w:rsidRDefault="009108EC">
      <w:pPr>
        <w:spacing w:line="360" w:lineRule="auto"/>
        <w:ind w:left="2267"/>
        <w:jc w:val="both"/>
        <w:rPr>
          <w:sz w:val="20"/>
          <w:szCs w:val="20"/>
        </w:rPr>
      </w:pPr>
      <w:commentRangeStart w:id="6"/>
      <w:r>
        <w:rPr>
          <w:sz w:val="20"/>
          <w:szCs w:val="20"/>
        </w:rPr>
        <w:t xml:space="preserve">I - INSTRUÇÕES NORMATIVAS: estabelece princípios, critérios e padrões de procedimentos para o desenvolvimento de atividades sistêmicas, assegura a uniformidade de ação no âmbito da Administração, disciplina a aplicação de leis, decretos e regulamentos ou </w:t>
      </w:r>
      <w:proofErr w:type="gramStart"/>
      <w:r>
        <w:rPr>
          <w:sz w:val="20"/>
          <w:szCs w:val="20"/>
        </w:rPr>
        <w:t>estabelece diretrizes</w:t>
      </w:r>
      <w:proofErr w:type="gramEnd"/>
      <w:r>
        <w:rPr>
          <w:sz w:val="20"/>
          <w:szCs w:val="20"/>
        </w:rPr>
        <w:t xml:space="preserve"> e dispõe sobre matéria de sua competência; e</w:t>
      </w:r>
    </w:p>
    <w:p w:rsidR="002116E7" w:rsidRDefault="009108EC">
      <w:pPr>
        <w:spacing w:line="360" w:lineRule="auto"/>
        <w:ind w:left="2267"/>
        <w:jc w:val="both"/>
        <w:rPr>
          <w:sz w:val="20"/>
          <w:szCs w:val="20"/>
        </w:rPr>
      </w:pPr>
      <w:r>
        <w:rPr>
          <w:sz w:val="20"/>
          <w:szCs w:val="20"/>
        </w:rPr>
        <w:t xml:space="preserve">II - PORTARIAS NORMATIVAS: aprova e confere força vinculante a disposições gerais ou específicas, cuja apresentação esteja de </w:t>
      </w:r>
      <w:proofErr w:type="gramStart"/>
      <w:r>
        <w:rPr>
          <w:sz w:val="20"/>
          <w:szCs w:val="20"/>
        </w:rPr>
        <w:t>forma articulada ou não, instituídas exclusivamente na forma de anexos denominados</w:t>
      </w:r>
      <w:proofErr w:type="gramEnd"/>
      <w:r>
        <w:rPr>
          <w:sz w:val="20"/>
          <w:szCs w:val="20"/>
        </w:rPr>
        <w:t>:</w:t>
      </w:r>
    </w:p>
    <w:p w:rsidR="002116E7" w:rsidRDefault="009108EC">
      <w:pPr>
        <w:spacing w:line="360" w:lineRule="auto"/>
        <w:ind w:left="2267" w:firstLine="612"/>
        <w:jc w:val="both"/>
        <w:rPr>
          <w:sz w:val="20"/>
          <w:szCs w:val="20"/>
        </w:rPr>
      </w:pPr>
      <w:r>
        <w:rPr>
          <w:sz w:val="20"/>
          <w:szCs w:val="20"/>
        </w:rPr>
        <w:t>a) REGULAMENTO: dispõe sobre um conjunto integrado de preceitos, regras e especificações técnicas de determinada matéria;</w:t>
      </w:r>
    </w:p>
    <w:p w:rsidR="002116E7" w:rsidRDefault="009108EC">
      <w:pPr>
        <w:spacing w:line="360" w:lineRule="auto"/>
        <w:ind w:left="2267" w:firstLine="612"/>
        <w:jc w:val="both"/>
        <w:rPr>
          <w:sz w:val="20"/>
          <w:szCs w:val="20"/>
        </w:rPr>
      </w:pPr>
      <w:r>
        <w:rPr>
          <w:sz w:val="20"/>
          <w:szCs w:val="20"/>
        </w:rPr>
        <w:t>b) CATÁLOGO: dispõe sobre a padronização de especificações técnicas para aquisição de bens e/ou serviços adaptados às necessidades da instituição; e</w:t>
      </w:r>
    </w:p>
    <w:p w:rsidR="002116E7" w:rsidRDefault="009108EC">
      <w:pPr>
        <w:spacing w:line="360" w:lineRule="auto"/>
        <w:ind w:left="2267" w:firstLine="612"/>
        <w:jc w:val="both"/>
        <w:rPr>
          <w:sz w:val="20"/>
          <w:szCs w:val="20"/>
        </w:rPr>
      </w:pPr>
      <w:r>
        <w:rPr>
          <w:sz w:val="20"/>
          <w:szCs w:val="20"/>
        </w:rPr>
        <w:t>c) NOTA TÉCNICA: esclarece e uniformiza entendimentos sobre matéria controversa.</w:t>
      </w:r>
    </w:p>
    <w:p w:rsidR="002116E7" w:rsidRDefault="009108EC">
      <w:pPr>
        <w:spacing w:line="360" w:lineRule="auto"/>
        <w:ind w:left="2267"/>
        <w:jc w:val="both"/>
        <w:rPr>
          <w:sz w:val="20"/>
          <w:szCs w:val="20"/>
        </w:rPr>
      </w:pPr>
      <w:r>
        <w:rPr>
          <w:sz w:val="20"/>
          <w:szCs w:val="20"/>
        </w:rPr>
        <w:t>Os anexos abaixo relacionados são decorrentes da Instrução Normativa nº 11, de 25 de maio de 2012:</w:t>
      </w:r>
    </w:p>
    <w:p w:rsidR="002116E7" w:rsidRDefault="009108EC">
      <w:pPr>
        <w:spacing w:line="360" w:lineRule="auto"/>
        <w:ind w:left="2267" w:firstLine="612"/>
        <w:jc w:val="both"/>
        <w:rPr>
          <w:sz w:val="20"/>
          <w:szCs w:val="20"/>
        </w:rPr>
      </w:pPr>
      <w:r>
        <w:rPr>
          <w:sz w:val="20"/>
          <w:szCs w:val="20"/>
        </w:rPr>
        <w:t>a) MANUAIS: dispõem sobre rotinas e procedimentos gerais;</w:t>
      </w:r>
    </w:p>
    <w:p w:rsidR="002116E7" w:rsidRDefault="009108EC">
      <w:pPr>
        <w:spacing w:line="360" w:lineRule="auto"/>
        <w:ind w:left="2267" w:firstLine="612"/>
        <w:jc w:val="both"/>
        <w:rPr>
          <w:sz w:val="20"/>
          <w:szCs w:val="20"/>
        </w:rPr>
      </w:pPr>
      <w:r>
        <w:rPr>
          <w:sz w:val="20"/>
          <w:szCs w:val="20"/>
        </w:rPr>
        <w:t>b) APOSTILAS: dispõem sobre matéria doutrinária, expressando o resultado de estudo ou conhecimento de determinada disciplina, serviço ou técnica policial;</w:t>
      </w:r>
    </w:p>
    <w:p w:rsidR="002116E7" w:rsidRDefault="009108EC">
      <w:pPr>
        <w:spacing w:line="360" w:lineRule="auto"/>
        <w:ind w:left="2267" w:firstLine="612"/>
        <w:jc w:val="both"/>
        <w:rPr>
          <w:sz w:val="20"/>
          <w:szCs w:val="20"/>
        </w:rPr>
      </w:pPr>
      <w:r>
        <w:rPr>
          <w:sz w:val="20"/>
          <w:szCs w:val="20"/>
        </w:rPr>
        <w:t>c) NORMAS GERAIS: dispõem sobre matéria classificada, cujo conhecimento deva ser restrito a servidores que possuam credencial de segurança e necessidade de conhecer;</w:t>
      </w:r>
    </w:p>
    <w:p w:rsidR="002116E7" w:rsidRDefault="009108EC">
      <w:pPr>
        <w:spacing w:line="360" w:lineRule="auto"/>
        <w:ind w:left="2267" w:firstLine="612"/>
        <w:jc w:val="both"/>
        <w:rPr>
          <w:sz w:val="20"/>
          <w:szCs w:val="20"/>
        </w:rPr>
      </w:pPr>
      <w:r>
        <w:rPr>
          <w:sz w:val="20"/>
          <w:szCs w:val="20"/>
        </w:rPr>
        <w:t>III - INSTRUÇÕES DE SERVIÇO: dispõem sobre a execução de rotinas, procedimentos, trabalhos, ações e atividades específicas;</w:t>
      </w:r>
    </w:p>
    <w:p w:rsidR="002116E7" w:rsidRDefault="009108EC">
      <w:pPr>
        <w:spacing w:line="360" w:lineRule="auto"/>
        <w:ind w:left="2267" w:firstLine="612"/>
        <w:jc w:val="both"/>
        <w:rPr>
          <w:sz w:val="20"/>
          <w:szCs w:val="20"/>
        </w:rPr>
      </w:pPr>
      <w:r>
        <w:rPr>
          <w:sz w:val="20"/>
          <w:szCs w:val="20"/>
        </w:rPr>
        <w:t>IV - NORMAS TÉCNICAS: dispõem sobre especificações técnicas de determinado produto, equipamento ou procedimento;</w:t>
      </w:r>
    </w:p>
    <w:p w:rsidR="002116E7" w:rsidRDefault="009108EC">
      <w:pPr>
        <w:spacing w:line="360" w:lineRule="auto"/>
        <w:ind w:left="2267" w:firstLine="612"/>
        <w:jc w:val="both"/>
        <w:rPr>
          <w:sz w:val="20"/>
          <w:szCs w:val="20"/>
        </w:rPr>
      </w:pPr>
      <w:r>
        <w:rPr>
          <w:sz w:val="20"/>
          <w:szCs w:val="20"/>
        </w:rPr>
        <w:t>V - PORTARIAS*: Empregadas, anteriormente, como atos normativos; e</w:t>
      </w:r>
    </w:p>
    <w:p w:rsidR="002116E7" w:rsidRDefault="009108EC">
      <w:pPr>
        <w:spacing w:line="360" w:lineRule="auto"/>
        <w:ind w:left="2267" w:firstLine="612"/>
        <w:jc w:val="both"/>
      </w:pPr>
      <w:r>
        <w:rPr>
          <w:sz w:val="20"/>
          <w:szCs w:val="20"/>
        </w:rPr>
        <w:t>VI - ENUNCIADOS*: esclarecem e uniformizam entendimentos sobre m</w:t>
      </w:r>
      <w:r w:rsidR="00CD34D8">
        <w:rPr>
          <w:sz w:val="20"/>
          <w:szCs w:val="20"/>
        </w:rPr>
        <w:t>atéria controversa ou duvidosa.</w:t>
      </w:r>
      <w:r>
        <w:rPr>
          <w:sz w:val="20"/>
          <w:szCs w:val="20"/>
        </w:rPr>
        <w:t xml:space="preserve"> (</w:t>
      </w:r>
      <w:proofErr w:type="spellStart"/>
      <w:proofErr w:type="gramStart"/>
      <w:r>
        <w:rPr>
          <w:sz w:val="20"/>
          <w:szCs w:val="20"/>
        </w:rPr>
        <w:t>WiKiPRF</w:t>
      </w:r>
      <w:proofErr w:type="spellEnd"/>
      <w:proofErr w:type="gramEnd"/>
      <w:r>
        <w:rPr>
          <w:sz w:val="20"/>
          <w:szCs w:val="20"/>
        </w:rPr>
        <w:t>, 2019)</w:t>
      </w:r>
      <w:r w:rsidR="00C57332">
        <w:rPr>
          <w:sz w:val="20"/>
          <w:szCs w:val="20"/>
        </w:rPr>
        <w:t>.</w:t>
      </w:r>
      <w:commentRangeEnd w:id="6"/>
      <w:r w:rsidR="00CD34D8">
        <w:rPr>
          <w:rStyle w:val="Refdecomentrio"/>
        </w:rPr>
        <w:commentReference w:id="6"/>
      </w:r>
    </w:p>
    <w:p w:rsidR="002116E7" w:rsidRDefault="002116E7">
      <w:pPr>
        <w:spacing w:line="360" w:lineRule="auto"/>
        <w:ind w:firstLine="615"/>
        <w:jc w:val="both"/>
        <w:rPr>
          <w:sz w:val="24"/>
          <w:szCs w:val="24"/>
        </w:rPr>
      </w:pPr>
    </w:p>
    <w:p w:rsidR="002116E7" w:rsidRDefault="009108EC">
      <w:pPr>
        <w:spacing w:line="360" w:lineRule="auto"/>
        <w:ind w:firstLine="615"/>
        <w:jc w:val="both"/>
        <w:rPr>
          <w:sz w:val="24"/>
          <w:szCs w:val="24"/>
        </w:rPr>
      </w:pPr>
      <w:r>
        <w:rPr>
          <w:sz w:val="24"/>
          <w:szCs w:val="24"/>
        </w:rPr>
        <w:lastRenderedPageBreak/>
        <w:t xml:space="preserve">Um destaque na administração pública foi </w:t>
      </w:r>
      <w:proofErr w:type="gramStart"/>
      <w:r>
        <w:rPr>
          <w:sz w:val="24"/>
          <w:szCs w:val="24"/>
        </w:rPr>
        <w:t>a</w:t>
      </w:r>
      <w:proofErr w:type="gramEnd"/>
      <w:r>
        <w:rPr>
          <w:sz w:val="24"/>
          <w:szCs w:val="24"/>
        </w:rPr>
        <w:t xml:space="preserve"> adoção da gestão eletrônica de documentos. A consolidação dos processos em um ambiente virtual permite a PRF integrar uma rede abrangente na administração pública, que tramita em todas as esferas e dos poderes.</w:t>
      </w:r>
    </w:p>
    <w:p w:rsidR="002116E7" w:rsidRDefault="009108EC">
      <w:pPr>
        <w:spacing w:line="360" w:lineRule="auto"/>
        <w:ind w:firstLine="615"/>
        <w:jc w:val="both"/>
        <w:rPr>
          <w:sz w:val="24"/>
          <w:szCs w:val="24"/>
        </w:rPr>
      </w:pPr>
      <w:r>
        <w:rPr>
          <w:sz w:val="24"/>
          <w:szCs w:val="24"/>
        </w:rPr>
        <w:t>Na cartilha de boas práticas do uso do Sistema Eletrônico de informação (SEI) (2019) ficou destacado a importância do conforme segue:</w:t>
      </w:r>
    </w:p>
    <w:p w:rsidR="002116E7" w:rsidRDefault="009108EC">
      <w:pPr>
        <w:spacing w:line="360" w:lineRule="auto"/>
        <w:ind w:left="2267" w:firstLine="615"/>
        <w:jc w:val="both"/>
        <w:rPr>
          <w:color w:val="252525"/>
          <w:sz w:val="20"/>
          <w:szCs w:val="20"/>
          <w:highlight w:val="white"/>
        </w:rPr>
      </w:pPr>
      <w:commentRangeStart w:id="7"/>
      <w:r>
        <w:rPr>
          <w:color w:val="252525"/>
          <w:sz w:val="20"/>
          <w:szCs w:val="20"/>
          <w:highlight w:val="white"/>
        </w:rPr>
        <w:t xml:space="preserve">O SEI é um sistema que traz inúmeras vantagens para a Administração Pública, e em diversos campos. Talvez as melhorias sejam mais visíveis quando se pensa na eficiência em sentido estrito, como a economia de recursos materiais. Entretanto, </w:t>
      </w:r>
      <w:proofErr w:type="gramStart"/>
      <w:r>
        <w:rPr>
          <w:color w:val="252525"/>
          <w:sz w:val="20"/>
          <w:szCs w:val="20"/>
          <w:highlight w:val="white"/>
        </w:rPr>
        <w:t>a produção e a tramitação eletrônica dos processos e documentos também amplia</w:t>
      </w:r>
      <w:proofErr w:type="gramEnd"/>
      <w:r>
        <w:rPr>
          <w:color w:val="252525"/>
          <w:sz w:val="20"/>
          <w:szCs w:val="20"/>
          <w:highlight w:val="white"/>
        </w:rPr>
        <w:t xml:space="preserve"> as possibilidades para aprimorar o trabalho em outras dimensões. Exemplo disso é a oportunidade que o uso do SEI traz na produção coletiva dos trabalhos, fato que tem impactos na gestão da organização e na gestão do conhecimento, especialmente porque traz possibilidades adicionais de combinar novas informações para aprimorar a ação da administração pública. Enfim, o SEI muda pra melhor a relação das instituições e das pessoas com a</w:t>
      </w:r>
      <w:r w:rsidR="00CD34D8">
        <w:rPr>
          <w:color w:val="252525"/>
          <w:sz w:val="20"/>
          <w:szCs w:val="20"/>
          <w:highlight w:val="white"/>
        </w:rPr>
        <w:t xml:space="preserve"> informação e o conhecimento (</w:t>
      </w:r>
      <w:proofErr w:type="gramStart"/>
      <w:r>
        <w:rPr>
          <w:color w:val="252525"/>
          <w:sz w:val="20"/>
          <w:szCs w:val="20"/>
          <w:highlight w:val="white"/>
        </w:rPr>
        <w:t>Cartilha SEI</w:t>
      </w:r>
      <w:proofErr w:type="gramEnd"/>
      <w:r>
        <w:rPr>
          <w:color w:val="252525"/>
          <w:sz w:val="20"/>
          <w:szCs w:val="20"/>
          <w:highlight w:val="white"/>
        </w:rPr>
        <w:t>, 2019)</w:t>
      </w:r>
      <w:r w:rsidR="00CD34D8">
        <w:rPr>
          <w:color w:val="252525"/>
          <w:sz w:val="20"/>
          <w:szCs w:val="20"/>
          <w:highlight w:val="white"/>
        </w:rPr>
        <w:t>.</w:t>
      </w:r>
      <w:r>
        <w:rPr>
          <w:color w:val="252525"/>
          <w:sz w:val="20"/>
          <w:szCs w:val="20"/>
          <w:highlight w:val="white"/>
        </w:rPr>
        <w:t xml:space="preserve"> </w:t>
      </w:r>
      <w:commentRangeEnd w:id="7"/>
      <w:r w:rsidR="00CD34D8">
        <w:rPr>
          <w:rStyle w:val="Refdecomentrio"/>
        </w:rPr>
        <w:commentReference w:id="7"/>
      </w:r>
    </w:p>
    <w:p w:rsidR="002116E7" w:rsidRDefault="009108EC">
      <w:pPr>
        <w:spacing w:line="360" w:lineRule="auto"/>
        <w:ind w:firstLine="850"/>
        <w:jc w:val="both"/>
        <w:rPr>
          <w:sz w:val="24"/>
          <w:szCs w:val="24"/>
        </w:rPr>
      </w:pPr>
      <w:r>
        <w:rPr>
          <w:sz w:val="24"/>
          <w:szCs w:val="24"/>
        </w:rPr>
        <w:t xml:space="preserve">Quando </w:t>
      </w:r>
      <w:proofErr w:type="gramStart"/>
      <w:r>
        <w:rPr>
          <w:sz w:val="24"/>
          <w:szCs w:val="24"/>
        </w:rPr>
        <w:t>buscou-se</w:t>
      </w:r>
      <w:proofErr w:type="gramEnd"/>
      <w:r>
        <w:rPr>
          <w:sz w:val="24"/>
          <w:szCs w:val="24"/>
        </w:rPr>
        <w:t xml:space="preserve"> o GED como solução de gestão documental vários benefícios formaram o arcabouço de avaliação para sua construção, dos quais destacamos os analisados conforme figura abaixo:</w:t>
      </w:r>
    </w:p>
    <w:p w:rsidR="00035490" w:rsidRDefault="00035490">
      <w:pPr>
        <w:spacing w:line="360" w:lineRule="auto"/>
        <w:ind w:firstLine="850"/>
        <w:jc w:val="both"/>
        <w:rPr>
          <w:sz w:val="24"/>
          <w:szCs w:val="24"/>
        </w:rPr>
      </w:pPr>
    </w:p>
    <w:p w:rsidR="002116E7" w:rsidRDefault="009108EC">
      <w:pPr>
        <w:spacing w:line="360" w:lineRule="auto"/>
        <w:jc w:val="center"/>
        <w:rPr>
          <w:sz w:val="24"/>
          <w:szCs w:val="24"/>
        </w:rPr>
      </w:pPr>
      <w:commentRangeStart w:id="8"/>
      <w:r>
        <w:rPr>
          <w:noProof/>
        </w:rPr>
        <w:drawing>
          <wp:inline distT="0" distB="0" distL="0" distR="0" wp14:anchorId="3CDC03C3" wp14:editId="5F8934EB">
            <wp:extent cx="3026410" cy="2948305"/>
            <wp:effectExtent l="19050" t="0" r="254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10"/>
                    <a:stretch>
                      <a:fillRect/>
                    </a:stretch>
                  </pic:blipFill>
                  <pic:spPr bwMode="auto">
                    <a:xfrm>
                      <a:off x="0" y="0"/>
                      <a:ext cx="3026410" cy="2948305"/>
                    </a:xfrm>
                    <a:prstGeom prst="rect">
                      <a:avLst/>
                    </a:prstGeom>
                  </pic:spPr>
                </pic:pic>
              </a:graphicData>
            </a:graphic>
          </wp:inline>
        </w:drawing>
      </w:r>
    </w:p>
    <w:p w:rsidR="002116E7" w:rsidRDefault="009108EC">
      <w:r>
        <w:t>Figura 25: Vantagens da Gestão Eletrônica de Documentos - GED.</w:t>
      </w:r>
    </w:p>
    <w:p w:rsidR="002116E7" w:rsidRDefault="009108EC">
      <w:r>
        <w:t>Fonte: Autor (2019)</w:t>
      </w:r>
      <w:commentRangeEnd w:id="8"/>
      <w:r w:rsidR="00A14E36">
        <w:rPr>
          <w:rStyle w:val="Refdecomentrio"/>
        </w:rPr>
        <w:commentReference w:id="8"/>
      </w:r>
    </w:p>
    <w:p w:rsidR="002116E7" w:rsidRDefault="009108EC">
      <w:pPr>
        <w:pStyle w:val="Ttulo41"/>
        <w:spacing w:line="360" w:lineRule="auto"/>
        <w:rPr>
          <w:b/>
          <w:color w:val="00000A"/>
        </w:rPr>
      </w:pPr>
      <w:bookmarkStart w:id="9" w:name="_aee9lpun529b"/>
      <w:bookmarkEnd w:id="9"/>
      <w:proofErr w:type="gramStart"/>
      <w:r>
        <w:rPr>
          <w:b/>
          <w:color w:val="00000A"/>
        </w:rPr>
        <w:lastRenderedPageBreak/>
        <w:t>2.2 Gestão</w:t>
      </w:r>
      <w:proofErr w:type="gramEnd"/>
      <w:r>
        <w:rPr>
          <w:b/>
          <w:color w:val="00000A"/>
        </w:rPr>
        <w:t xml:space="preserve"> patrimonial</w:t>
      </w:r>
    </w:p>
    <w:p w:rsidR="002116E7" w:rsidRDefault="009108EC">
      <w:pPr>
        <w:spacing w:line="360" w:lineRule="auto"/>
        <w:ind w:firstLine="850"/>
        <w:jc w:val="both"/>
        <w:rPr>
          <w:sz w:val="24"/>
          <w:szCs w:val="24"/>
        </w:rPr>
      </w:pPr>
      <w:r>
        <w:rPr>
          <w:sz w:val="24"/>
          <w:szCs w:val="24"/>
        </w:rPr>
        <w:t xml:space="preserve">Para iniciar, é importante ressaltar que a gestão patrimonial é tão importante quanto </w:t>
      </w:r>
      <w:proofErr w:type="gramStart"/>
      <w:r>
        <w:rPr>
          <w:sz w:val="24"/>
          <w:szCs w:val="24"/>
        </w:rPr>
        <w:t>a</w:t>
      </w:r>
      <w:proofErr w:type="gramEnd"/>
      <w:r>
        <w:rPr>
          <w:sz w:val="24"/>
          <w:szCs w:val="24"/>
        </w:rPr>
        <w:t xml:space="preserve"> gestão financeira. </w:t>
      </w:r>
    </w:p>
    <w:p w:rsidR="002116E7" w:rsidRDefault="002116E7">
      <w:pPr>
        <w:spacing w:line="360" w:lineRule="auto"/>
        <w:ind w:firstLine="850"/>
        <w:jc w:val="both"/>
        <w:rPr>
          <w:sz w:val="24"/>
          <w:szCs w:val="24"/>
        </w:rPr>
      </w:pPr>
    </w:p>
    <w:p w:rsidR="002116E7" w:rsidRDefault="009108EC">
      <w:pPr>
        <w:spacing w:line="360" w:lineRule="auto"/>
        <w:jc w:val="both"/>
        <w:rPr>
          <w:b/>
          <w:color w:val="FF0000"/>
          <w:sz w:val="24"/>
          <w:szCs w:val="24"/>
        </w:rPr>
      </w:pPr>
      <w:r>
        <w:rPr>
          <w:b/>
          <w:color w:val="FF0000"/>
          <w:sz w:val="24"/>
          <w:szCs w:val="24"/>
        </w:rPr>
        <w:t>PARA REFLETIR</w:t>
      </w:r>
    </w:p>
    <w:p w:rsidR="002116E7" w:rsidRDefault="009108EC">
      <w:pPr>
        <w:spacing w:line="360" w:lineRule="auto"/>
        <w:jc w:val="both"/>
        <w:rPr>
          <w:color w:val="FF0000"/>
          <w:sz w:val="24"/>
          <w:szCs w:val="24"/>
        </w:rPr>
      </w:pPr>
      <w:r>
        <w:rPr>
          <w:color w:val="FF0000"/>
          <w:sz w:val="24"/>
          <w:szCs w:val="24"/>
        </w:rPr>
        <w:t>O que adianta comprar algum bem e danificar logo em seguida? Como conservar e manter tudo em ordem, catalogado, funcionando e a disposição para ser empregado? Se não está sendo usado e ainda tem utilidade, por que não remanejar ou doar?</w:t>
      </w:r>
    </w:p>
    <w:p w:rsidR="002116E7" w:rsidRDefault="002116E7">
      <w:pPr>
        <w:spacing w:line="360" w:lineRule="auto"/>
        <w:ind w:firstLine="850"/>
        <w:jc w:val="both"/>
        <w:rPr>
          <w:sz w:val="24"/>
          <w:szCs w:val="24"/>
        </w:rPr>
      </w:pPr>
    </w:p>
    <w:p w:rsidR="002116E7" w:rsidRDefault="009108EC">
      <w:pPr>
        <w:spacing w:line="360" w:lineRule="auto"/>
        <w:jc w:val="both"/>
        <w:rPr>
          <w:sz w:val="24"/>
          <w:szCs w:val="24"/>
        </w:rPr>
      </w:pPr>
      <w:r>
        <w:rPr>
          <w:sz w:val="24"/>
          <w:szCs w:val="24"/>
        </w:rPr>
        <w:t>A preocupação com o material de consumo, os bens permanentes e materiais de uso controlado fazem parte da gestão patrimonial. Com a publicação do Manual de Procedimentos Administrativos - MPA nº 029, a PRF estabeleceu as diretrizes básicas relacionadas à gestão e controle dos bens integrantes do acervo patrimonial do órgão. Veja o que diz este manual sobre a gestão patrimonial:</w:t>
      </w:r>
    </w:p>
    <w:p w:rsidR="002116E7" w:rsidRDefault="009108EC">
      <w:pPr>
        <w:spacing w:line="360" w:lineRule="auto"/>
        <w:ind w:left="2124"/>
        <w:jc w:val="both"/>
      </w:pPr>
      <w:commentRangeStart w:id="10"/>
      <w:r>
        <w:rPr>
          <w:color w:val="252525"/>
        </w:rPr>
        <w:t xml:space="preserve">É obrigação de </w:t>
      </w:r>
      <w:proofErr w:type="gramStart"/>
      <w:r>
        <w:rPr>
          <w:color w:val="252525"/>
        </w:rPr>
        <w:t>todos a</w:t>
      </w:r>
      <w:proofErr w:type="gramEnd"/>
      <w:r>
        <w:rPr>
          <w:color w:val="252525"/>
        </w:rPr>
        <w:t xml:space="preserve"> quem tenha sido confiado material para a guarda ou uso, zelar pela sua boa conservação e diligenciar no sentido da recuperação daquele que se avariar, assim como comunicar ao Setor de patrimônio eventual existência de bens em seu ambiente de trabalho que não estejam relacionados no Termo de Responsabil</w:t>
      </w:r>
      <w:r w:rsidR="00FA72D6">
        <w:rPr>
          <w:color w:val="252525"/>
        </w:rPr>
        <w:t>idade da respectiva Localidade.</w:t>
      </w:r>
      <w:r>
        <w:rPr>
          <w:color w:val="252525"/>
        </w:rPr>
        <w:t xml:space="preserve"> (MPA-029, 2017)</w:t>
      </w:r>
      <w:r w:rsidR="00F643F1">
        <w:rPr>
          <w:color w:val="252525"/>
        </w:rPr>
        <w:t>.</w:t>
      </w:r>
      <w:commentRangeEnd w:id="10"/>
      <w:r w:rsidR="00FA72D6">
        <w:rPr>
          <w:rStyle w:val="Refdecomentrio"/>
        </w:rPr>
        <w:commentReference w:id="10"/>
      </w:r>
    </w:p>
    <w:p w:rsidR="002116E7" w:rsidRDefault="002116E7">
      <w:pPr>
        <w:spacing w:line="360" w:lineRule="auto"/>
        <w:jc w:val="both"/>
        <w:rPr>
          <w:color w:val="252525"/>
          <w:sz w:val="24"/>
          <w:szCs w:val="24"/>
          <w:highlight w:val="yellow"/>
        </w:rPr>
      </w:pPr>
    </w:p>
    <w:p w:rsidR="002116E7" w:rsidRDefault="009108EC">
      <w:pPr>
        <w:spacing w:line="360" w:lineRule="auto"/>
        <w:jc w:val="both"/>
        <w:rPr>
          <w:color w:val="252525"/>
          <w:sz w:val="24"/>
          <w:szCs w:val="24"/>
        </w:rPr>
      </w:pPr>
      <w:r>
        <w:rPr>
          <w:color w:val="252525"/>
          <w:sz w:val="24"/>
          <w:szCs w:val="24"/>
        </w:rPr>
        <w:t>Com isso podemos estabelecer uma relação de responsabilidade em que o servidor faz a diferença, a todo instante, na verificação de equipamentos e instala</w:t>
      </w:r>
      <w:r w:rsidRPr="00F643F1">
        <w:rPr>
          <w:sz w:val="24"/>
          <w:szCs w:val="24"/>
        </w:rPr>
        <w:t xml:space="preserve">ções, </w:t>
      </w:r>
      <w:r w:rsidR="00F643F1" w:rsidRPr="00F643F1">
        <w:rPr>
          <w:rFonts w:eastAsia="Segoe UI"/>
          <w:sz w:val="24"/>
          <w:szCs w:val="24"/>
          <w:lang w:eastAsia="en-US"/>
        </w:rPr>
        <w:t>desde o recebimento do</w:t>
      </w:r>
      <w:r w:rsidRPr="00F643F1">
        <w:rPr>
          <w:sz w:val="24"/>
          <w:szCs w:val="24"/>
        </w:rPr>
        <w:t xml:space="preserve"> se</w:t>
      </w:r>
      <w:r>
        <w:rPr>
          <w:color w:val="252525"/>
          <w:sz w:val="24"/>
          <w:szCs w:val="24"/>
        </w:rPr>
        <w:t>rviço até a entrega para outra equipe</w:t>
      </w:r>
      <w:r w:rsidR="007D5C45">
        <w:rPr>
          <w:color w:val="252525"/>
          <w:sz w:val="24"/>
          <w:szCs w:val="24"/>
        </w:rPr>
        <w:t>. Neste contexto,</w:t>
      </w:r>
      <w:r>
        <w:rPr>
          <w:color w:val="252525"/>
          <w:sz w:val="24"/>
          <w:szCs w:val="24"/>
        </w:rPr>
        <w:t xml:space="preserve"> o gestor </w:t>
      </w:r>
      <w:r w:rsidR="007B46B5">
        <w:rPr>
          <w:color w:val="252525"/>
          <w:sz w:val="24"/>
          <w:szCs w:val="24"/>
        </w:rPr>
        <w:t>também avalia a</w:t>
      </w:r>
      <w:r>
        <w:rPr>
          <w:color w:val="252525"/>
          <w:sz w:val="24"/>
          <w:szCs w:val="24"/>
        </w:rPr>
        <w:t xml:space="preserve"> necessidade de aquisição, manutenção, reposição ou descarte.</w:t>
      </w:r>
    </w:p>
    <w:p w:rsidR="002116E7" w:rsidRDefault="002116E7">
      <w:pPr>
        <w:spacing w:line="360" w:lineRule="auto"/>
        <w:jc w:val="both"/>
        <w:rPr>
          <w:color w:val="252525"/>
          <w:sz w:val="24"/>
          <w:szCs w:val="24"/>
        </w:rPr>
      </w:pPr>
    </w:p>
    <w:p w:rsidR="002116E7" w:rsidRDefault="009108EC">
      <w:pPr>
        <w:pStyle w:val="Ttulo51"/>
        <w:spacing w:line="360" w:lineRule="auto"/>
        <w:jc w:val="both"/>
        <w:rPr>
          <w:color w:val="000000"/>
          <w:sz w:val="24"/>
          <w:szCs w:val="24"/>
        </w:rPr>
      </w:pPr>
      <w:bookmarkStart w:id="11" w:name="_z9wzvguxpky5"/>
      <w:bookmarkEnd w:id="11"/>
      <w:r>
        <w:rPr>
          <w:color w:val="000000"/>
          <w:sz w:val="24"/>
          <w:szCs w:val="24"/>
        </w:rPr>
        <w:t>2.2.1 Gestão de Frota</w:t>
      </w:r>
    </w:p>
    <w:p w:rsidR="002116E7" w:rsidRDefault="009108EC">
      <w:pPr>
        <w:spacing w:line="360" w:lineRule="auto"/>
        <w:ind w:firstLine="850"/>
        <w:jc w:val="both"/>
        <w:rPr>
          <w:sz w:val="24"/>
          <w:szCs w:val="24"/>
        </w:rPr>
      </w:pPr>
      <w:r>
        <w:rPr>
          <w:sz w:val="24"/>
          <w:szCs w:val="24"/>
        </w:rPr>
        <w:t xml:space="preserve">A mobilidade </w:t>
      </w:r>
      <w:proofErr w:type="gramStart"/>
      <w:r>
        <w:rPr>
          <w:sz w:val="24"/>
          <w:szCs w:val="24"/>
        </w:rPr>
        <w:t>terrestre com o uso de automóveis, motocicletas, coletivos</w:t>
      </w:r>
      <w:proofErr w:type="gramEnd"/>
      <w:r>
        <w:rPr>
          <w:sz w:val="24"/>
          <w:szCs w:val="24"/>
        </w:rPr>
        <w:t xml:space="preserve"> e veículos de carga permite</w:t>
      </w:r>
      <w:r w:rsidR="007967AE">
        <w:rPr>
          <w:sz w:val="24"/>
          <w:szCs w:val="24"/>
        </w:rPr>
        <w:t xml:space="preserve"> </w:t>
      </w:r>
      <w:r>
        <w:rPr>
          <w:sz w:val="24"/>
          <w:szCs w:val="24"/>
        </w:rPr>
        <w:t xml:space="preserve">a destinação de bens e pessoas, </w:t>
      </w:r>
      <w:r>
        <w:rPr>
          <w:sz w:val="24"/>
          <w:szCs w:val="24"/>
        </w:rPr>
        <w:lastRenderedPageBreak/>
        <w:t xml:space="preserve">integrando cidades e nações, conquistando uma visão de destaque no cotidiano do ser humano. </w:t>
      </w:r>
      <w:proofErr w:type="gramStart"/>
      <w:r>
        <w:rPr>
          <w:sz w:val="24"/>
          <w:szCs w:val="24"/>
        </w:rPr>
        <w:t>O conjunto desses veículos chamamos</w:t>
      </w:r>
      <w:proofErr w:type="gramEnd"/>
      <w:r>
        <w:rPr>
          <w:sz w:val="24"/>
          <w:szCs w:val="24"/>
        </w:rPr>
        <w:t xml:space="preserve"> de </w:t>
      </w:r>
      <w:r w:rsidR="007967AE">
        <w:rPr>
          <w:sz w:val="24"/>
          <w:szCs w:val="24"/>
        </w:rPr>
        <w:t>F</w:t>
      </w:r>
      <w:r>
        <w:rPr>
          <w:sz w:val="24"/>
          <w:szCs w:val="24"/>
        </w:rPr>
        <w:t>rota.</w:t>
      </w:r>
    </w:p>
    <w:p w:rsidR="002116E7" w:rsidRDefault="009108EC">
      <w:pPr>
        <w:spacing w:line="360" w:lineRule="auto"/>
        <w:ind w:firstLine="850"/>
        <w:jc w:val="both"/>
        <w:rPr>
          <w:sz w:val="24"/>
          <w:szCs w:val="24"/>
        </w:rPr>
      </w:pPr>
      <w:r>
        <w:rPr>
          <w:sz w:val="24"/>
          <w:szCs w:val="24"/>
        </w:rPr>
        <w:t>Na PRF a Frota é dinamizada para atender as demandas de policiamento, fiscalização e atendimento às ocorrências, bem como prover condições favoráveis de apoio logístico, auxiliando na mobilização e desmobilização em operações.</w:t>
      </w:r>
    </w:p>
    <w:p w:rsidR="002116E7" w:rsidRDefault="009108EC">
      <w:pPr>
        <w:spacing w:line="360" w:lineRule="auto"/>
        <w:jc w:val="center"/>
        <w:rPr>
          <w:sz w:val="24"/>
          <w:szCs w:val="24"/>
        </w:rPr>
      </w:pPr>
      <w:commentRangeStart w:id="12"/>
      <w:r>
        <w:rPr>
          <w:noProof/>
        </w:rPr>
        <w:drawing>
          <wp:inline distT="0" distB="0" distL="0" distR="0" wp14:anchorId="14685067" wp14:editId="00E137D8">
            <wp:extent cx="4138930" cy="2243455"/>
            <wp:effectExtent l="0" t="0" r="0" b="0"/>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a:picLocks noChangeAspect="1" noChangeArrowheads="1"/>
                    </pic:cNvPicPr>
                  </pic:nvPicPr>
                  <pic:blipFill>
                    <a:blip r:embed="rId11"/>
                    <a:stretch>
                      <a:fillRect/>
                    </a:stretch>
                  </pic:blipFill>
                  <pic:spPr bwMode="auto">
                    <a:xfrm>
                      <a:off x="0" y="0"/>
                      <a:ext cx="4138930" cy="2243455"/>
                    </a:xfrm>
                    <a:prstGeom prst="rect">
                      <a:avLst/>
                    </a:prstGeom>
                  </pic:spPr>
                </pic:pic>
              </a:graphicData>
            </a:graphic>
          </wp:inline>
        </w:drawing>
      </w:r>
    </w:p>
    <w:p w:rsidR="002116E7" w:rsidRDefault="009108EC">
      <w:r>
        <w:t xml:space="preserve">Figura 26: Viatura </w:t>
      </w:r>
      <w:r w:rsidR="007D5C45">
        <w:t>S</w:t>
      </w:r>
      <w:r>
        <w:t xml:space="preserve">edan realizando estacionamento especializado. </w:t>
      </w:r>
    </w:p>
    <w:p w:rsidR="002116E7" w:rsidRDefault="008F2B80">
      <w:r>
        <w:t xml:space="preserve">Fonte: </w:t>
      </w:r>
      <w:proofErr w:type="gramStart"/>
      <w:r w:rsidR="00864379">
        <w:t>Autor.</w:t>
      </w:r>
      <w:commentRangeEnd w:id="12"/>
      <w:proofErr w:type="gramEnd"/>
      <w:r w:rsidR="008B0E12">
        <w:rPr>
          <w:rStyle w:val="Refdecomentrio"/>
        </w:rPr>
        <w:commentReference w:id="12"/>
      </w:r>
    </w:p>
    <w:p w:rsidR="002116E7" w:rsidRDefault="002116E7"/>
    <w:p w:rsidR="002116E7" w:rsidRDefault="009108EC">
      <w:pPr>
        <w:spacing w:line="360" w:lineRule="auto"/>
        <w:ind w:firstLine="850"/>
        <w:jc w:val="both"/>
        <w:rPr>
          <w:sz w:val="24"/>
          <w:szCs w:val="24"/>
        </w:rPr>
      </w:pPr>
      <w:r>
        <w:rPr>
          <w:sz w:val="24"/>
          <w:szCs w:val="24"/>
        </w:rPr>
        <w:t xml:space="preserve">Uma viatura de </w:t>
      </w:r>
      <w:r>
        <w:rPr>
          <w:b/>
          <w:color w:val="FF0000"/>
          <w:sz w:val="24"/>
          <w:szCs w:val="24"/>
        </w:rPr>
        <w:t xml:space="preserve">serviços especiais </w:t>
      </w:r>
      <w:r>
        <w:rPr>
          <w:sz w:val="24"/>
          <w:szCs w:val="24"/>
        </w:rPr>
        <w:t>é um veículo adaptado a ser utilizado para o exercício da atividade policial, e seu tempo de vida útil é bem menor do que os demais veículos utilizados por particulares. O zelo por esse equipamento é de suma importância, visto a condução veicular de emergência que muitas vezes realizamos.</w:t>
      </w:r>
    </w:p>
    <w:p w:rsidR="002116E7" w:rsidRDefault="002116E7">
      <w:pPr>
        <w:spacing w:line="360" w:lineRule="auto"/>
        <w:ind w:firstLine="850"/>
        <w:jc w:val="both"/>
        <w:rPr>
          <w:sz w:val="24"/>
          <w:szCs w:val="24"/>
        </w:rPr>
      </w:pPr>
    </w:p>
    <w:p w:rsidR="002116E7" w:rsidRDefault="009108EC">
      <w:pPr>
        <w:spacing w:line="360" w:lineRule="auto"/>
        <w:jc w:val="both"/>
        <w:rPr>
          <w:b/>
          <w:color w:val="FF0000"/>
          <w:sz w:val="24"/>
          <w:szCs w:val="24"/>
        </w:rPr>
      </w:pPr>
      <w:r>
        <w:rPr>
          <w:b/>
          <w:color w:val="FF0000"/>
          <w:sz w:val="24"/>
          <w:szCs w:val="24"/>
        </w:rPr>
        <w:t>GLOSSÁRIO</w:t>
      </w:r>
    </w:p>
    <w:p w:rsidR="002116E7" w:rsidRDefault="009108EC">
      <w:pPr>
        <w:spacing w:line="360" w:lineRule="auto"/>
        <w:jc w:val="both"/>
        <w:rPr>
          <w:color w:val="FF0000"/>
          <w:sz w:val="21"/>
          <w:szCs w:val="21"/>
        </w:rPr>
      </w:pPr>
      <w:r>
        <w:rPr>
          <w:b/>
          <w:color w:val="FF0000"/>
          <w:sz w:val="24"/>
          <w:szCs w:val="24"/>
        </w:rPr>
        <w:t xml:space="preserve">Serviços </w:t>
      </w:r>
      <w:proofErr w:type="gramStart"/>
      <w:r>
        <w:rPr>
          <w:b/>
          <w:color w:val="FF0000"/>
          <w:sz w:val="24"/>
          <w:szCs w:val="24"/>
        </w:rPr>
        <w:t>especiais:</w:t>
      </w:r>
      <w:proofErr w:type="gramEnd"/>
      <w:r>
        <w:rPr>
          <w:color w:val="FF0000"/>
          <w:sz w:val="24"/>
          <w:szCs w:val="24"/>
        </w:rPr>
        <w:t>“</w:t>
      </w:r>
      <w:r>
        <w:rPr>
          <w:color w:val="FF0000"/>
          <w:sz w:val="21"/>
          <w:szCs w:val="21"/>
        </w:rPr>
        <w:t>Art. 12. Os veículos de SERVIÇOS ESPECIAIS são aqueles utilizados para:</w:t>
      </w:r>
    </w:p>
    <w:p w:rsidR="002116E7" w:rsidRDefault="009108EC">
      <w:pPr>
        <w:spacing w:line="360" w:lineRule="auto"/>
        <w:jc w:val="both"/>
        <w:rPr>
          <w:color w:val="FF0000"/>
          <w:sz w:val="21"/>
          <w:szCs w:val="21"/>
        </w:rPr>
      </w:pPr>
      <w:r>
        <w:rPr>
          <w:color w:val="FF0000"/>
          <w:sz w:val="21"/>
          <w:szCs w:val="21"/>
        </w:rPr>
        <w:t>I – segurança pública;</w:t>
      </w:r>
    </w:p>
    <w:p w:rsidR="002116E7" w:rsidRDefault="009108EC">
      <w:pPr>
        <w:spacing w:line="360" w:lineRule="auto"/>
        <w:jc w:val="both"/>
        <w:rPr>
          <w:color w:val="FF0000"/>
          <w:sz w:val="21"/>
          <w:szCs w:val="21"/>
        </w:rPr>
      </w:pPr>
      <w:r>
        <w:rPr>
          <w:color w:val="FF0000"/>
          <w:sz w:val="21"/>
          <w:szCs w:val="21"/>
        </w:rPr>
        <w:t>II – saúde pública;</w:t>
      </w:r>
    </w:p>
    <w:p w:rsidR="002116E7" w:rsidRDefault="009108EC">
      <w:pPr>
        <w:spacing w:line="360" w:lineRule="auto"/>
        <w:jc w:val="both"/>
        <w:rPr>
          <w:color w:val="FF0000"/>
          <w:sz w:val="21"/>
          <w:szCs w:val="21"/>
        </w:rPr>
      </w:pPr>
      <w:r>
        <w:rPr>
          <w:color w:val="FF0000"/>
          <w:sz w:val="21"/>
          <w:szCs w:val="21"/>
        </w:rPr>
        <w:t>III – fiscalização;</w:t>
      </w:r>
    </w:p>
    <w:p w:rsidR="002116E7" w:rsidRDefault="009108EC">
      <w:pPr>
        <w:spacing w:line="360" w:lineRule="auto"/>
        <w:jc w:val="both"/>
        <w:rPr>
          <w:color w:val="FF0000"/>
          <w:sz w:val="21"/>
          <w:szCs w:val="21"/>
        </w:rPr>
      </w:pPr>
      <w:r>
        <w:rPr>
          <w:color w:val="FF0000"/>
          <w:sz w:val="21"/>
          <w:szCs w:val="21"/>
        </w:rPr>
        <w:t>IV – segurança nacional; e</w:t>
      </w:r>
    </w:p>
    <w:p w:rsidR="002116E7" w:rsidRDefault="009108EC">
      <w:pPr>
        <w:spacing w:line="360" w:lineRule="auto"/>
        <w:jc w:val="both"/>
      </w:pPr>
      <w:r>
        <w:rPr>
          <w:color w:val="FF0000"/>
          <w:sz w:val="21"/>
          <w:szCs w:val="21"/>
        </w:rPr>
        <w:t xml:space="preserve">V – coleta de </w:t>
      </w:r>
      <w:proofErr w:type="gramStart"/>
      <w:r>
        <w:rPr>
          <w:color w:val="FF0000"/>
          <w:sz w:val="21"/>
          <w:szCs w:val="21"/>
        </w:rPr>
        <w:t>dados.</w:t>
      </w:r>
      <w:proofErr w:type="gramEnd"/>
      <w:r>
        <w:rPr>
          <w:color w:val="FF0000"/>
          <w:sz w:val="21"/>
          <w:szCs w:val="21"/>
        </w:rPr>
        <w:t>”(MPA-007, 2015)</w:t>
      </w:r>
    </w:p>
    <w:p w:rsidR="002116E7" w:rsidRDefault="002116E7">
      <w:pPr>
        <w:spacing w:line="360" w:lineRule="auto"/>
        <w:ind w:firstLine="850"/>
        <w:jc w:val="both"/>
        <w:rPr>
          <w:sz w:val="24"/>
          <w:szCs w:val="24"/>
        </w:rPr>
      </w:pPr>
    </w:p>
    <w:p w:rsidR="002116E7" w:rsidRDefault="009108EC">
      <w:pPr>
        <w:spacing w:line="360" w:lineRule="auto"/>
        <w:jc w:val="both"/>
        <w:rPr>
          <w:sz w:val="24"/>
          <w:szCs w:val="24"/>
        </w:rPr>
      </w:pPr>
      <w:r>
        <w:rPr>
          <w:sz w:val="24"/>
          <w:szCs w:val="24"/>
        </w:rPr>
        <w:t>A Gestão da Frota na PRF está descrita em diversos atos normativos que procura</w:t>
      </w:r>
      <w:r w:rsidR="00D074C2">
        <w:rPr>
          <w:sz w:val="24"/>
          <w:szCs w:val="24"/>
        </w:rPr>
        <w:t>m</w:t>
      </w:r>
      <w:r>
        <w:rPr>
          <w:sz w:val="24"/>
          <w:szCs w:val="24"/>
        </w:rPr>
        <w:t xml:space="preserve"> padronizar o cadastramento da viatura, os procedimentos de contrato </w:t>
      </w:r>
      <w:r>
        <w:rPr>
          <w:sz w:val="24"/>
          <w:szCs w:val="24"/>
        </w:rPr>
        <w:lastRenderedPageBreak/>
        <w:t xml:space="preserve">de manutenção, o cadastramento de multas, utilização de veículos oficiais e o desfazimento de material. Existe ainda, orientações sobre a rede de abastecimento e a gestão propriamente dita no Manual de Procedimentos Administrativos nº 007, de 23 de abril de 2015 </w:t>
      </w:r>
      <w:proofErr w:type="gramStart"/>
      <w:r>
        <w:rPr>
          <w:sz w:val="24"/>
          <w:szCs w:val="24"/>
        </w:rPr>
        <w:t xml:space="preserve">( </w:t>
      </w:r>
      <w:proofErr w:type="gramEnd"/>
      <w:r>
        <w:rPr>
          <w:sz w:val="24"/>
          <w:szCs w:val="24"/>
        </w:rPr>
        <w:t>MPA - 007).</w:t>
      </w:r>
    </w:p>
    <w:p w:rsidR="002116E7" w:rsidRDefault="002116E7">
      <w:pPr>
        <w:spacing w:line="360" w:lineRule="auto"/>
        <w:jc w:val="both"/>
        <w:rPr>
          <w:sz w:val="24"/>
          <w:szCs w:val="24"/>
        </w:rPr>
      </w:pPr>
    </w:p>
    <w:p w:rsidR="002116E7" w:rsidRDefault="009108EC">
      <w:pPr>
        <w:pStyle w:val="Ttulo51"/>
        <w:spacing w:line="360" w:lineRule="auto"/>
        <w:rPr>
          <w:sz w:val="24"/>
          <w:szCs w:val="24"/>
        </w:rPr>
      </w:pPr>
      <w:r>
        <w:rPr>
          <w:sz w:val="24"/>
          <w:szCs w:val="24"/>
        </w:rPr>
        <w:t>2.2.2 Inventário</w:t>
      </w:r>
    </w:p>
    <w:p w:rsidR="002116E7" w:rsidRDefault="009108EC">
      <w:pPr>
        <w:spacing w:line="360" w:lineRule="auto"/>
        <w:ind w:firstLine="850"/>
        <w:jc w:val="both"/>
        <w:rPr>
          <w:color w:val="252525"/>
          <w:sz w:val="24"/>
          <w:szCs w:val="24"/>
        </w:rPr>
      </w:pPr>
      <w:r>
        <w:rPr>
          <w:sz w:val="24"/>
          <w:szCs w:val="24"/>
        </w:rPr>
        <w:t>O inventário destina a comprovar a quantidade e o valor de bens patrimoniais do acervo de cada servidor e Unidade Gestor</w:t>
      </w:r>
      <w:r w:rsidR="00D074C2">
        <w:rPr>
          <w:sz w:val="24"/>
          <w:szCs w:val="24"/>
        </w:rPr>
        <w:t>.</w:t>
      </w:r>
      <w:r w:rsidR="00473B68">
        <w:rPr>
          <w:sz w:val="24"/>
          <w:szCs w:val="24"/>
        </w:rPr>
        <w:t xml:space="preserve"> </w:t>
      </w:r>
      <w:r w:rsidR="00D074C2">
        <w:rPr>
          <w:sz w:val="24"/>
          <w:szCs w:val="24"/>
        </w:rPr>
        <w:t xml:space="preserve">O inventário </w:t>
      </w:r>
      <w:r>
        <w:rPr>
          <w:sz w:val="24"/>
          <w:szCs w:val="24"/>
        </w:rPr>
        <w:t xml:space="preserve">é </w:t>
      </w:r>
      <w:r>
        <w:rPr>
          <w:color w:val="252525"/>
          <w:sz w:val="24"/>
          <w:szCs w:val="24"/>
          <w:highlight w:val="white"/>
        </w:rPr>
        <w:t xml:space="preserve">constituído do inventário anterior e das variações patrimoniais ocorridas durante o exercício, quando realizado anualmente. Poderá </w:t>
      </w:r>
      <w:r w:rsidR="00864379">
        <w:rPr>
          <w:color w:val="252525"/>
          <w:sz w:val="24"/>
          <w:szCs w:val="24"/>
          <w:highlight w:val="white"/>
        </w:rPr>
        <w:t xml:space="preserve">também </w:t>
      </w:r>
      <w:r>
        <w:rPr>
          <w:color w:val="252525"/>
          <w:sz w:val="24"/>
          <w:szCs w:val="24"/>
          <w:highlight w:val="white"/>
        </w:rPr>
        <w:t>ser realizado de forma inicial, eventual e semanal dependendo da necessidade.</w:t>
      </w:r>
    </w:p>
    <w:p w:rsidR="00473B68" w:rsidRDefault="00473B68">
      <w:pPr>
        <w:spacing w:line="360" w:lineRule="auto"/>
        <w:ind w:firstLine="850"/>
        <w:jc w:val="both"/>
      </w:pPr>
      <w:commentRangeStart w:id="13"/>
    </w:p>
    <w:p w:rsidR="002116E7" w:rsidRDefault="00473B68">
      <w:pPr>
        <w:spacing w:line="360" w:lineRule="auto"/>
        <w:ind w:left="2124" w:firstLine="850"/>
        <w:jc w:val="both"/>
        <w:rPr>
          <w:color w:val="252525"/>
        </w:rPr>
      </w:pPr>
      <w:r>
        <w:rPr>
          <w:color w:val="252525"/>
        </w:rPr>
        <w:t xml:space="preserve"> </w:t>
      </w:r>
      <w:r w:rsidR="009108EC">
        <w:rPr>
          <w:color w:val="252525"/>
        </w:rPr>
        <w:t>Art. 79. Todo servidor PRF deve, no mínimo, 01 (uma) vez por ano, apresentar à área de gestão patrimonial da respectiva UGPRF de Lotação, para conferência e eventuais ajustes, os materiais de uso pess</w:t>
      </w:r>
      <w:r w:rsidR="009128C9">
        <w:rPr>
          <w:color w:val="252525"/>
        </w:rPr>
        <w:t>oal que lhes foram acautelados</w:t>
      </w:r>
      <w:r w:rsidR="009108EC">
        <w:rPr>
          <w:color w:val="252525"/>
        </w:rPr>
        <w:t xml:space="preserve"> (MPA-029</w:t>
      </w:r>
      <w:proofErr w:type="gramStart"/>
      <w:r w:rsidR="009108EC">
        <w:rPr>
          <w:color w:val="252525"/>
        </w:rPr>
        <w:t>)</w:t>
      </w:r>
      <w:r>
        <w:rPr>
          <w:color w:val="252525"/>
        </w:rPr>
        <w:t>.</w:t>
      </w:r>
      <w:commentRangeEnd w:id="13"/>
      <w:proofErr w:type="gramEnd"/>
      <w:r>
        <w:rPr>
          <w:rStyle w:val="Refdecomentrio"/>
        </w:rPr>
        <w:commentReference w:id="13"/>
      </w:r>
    </w:p>
    <w:p w:rsidR="002116E7" w:rsidRDefault="002116E7">
      <w:pPr>
        <w:ind w:firstLine="850"/>
        <w:jc w:val="both"/>
        <w:rPr>
          <w:color w:val="252525"/>
          <w:sz w:val="21"/>
          <w:szCs w:val="21"/>
          <w:highlight w:val="yellow"/>
        </w:rPr>
      </w:pPr>
    </w:p>
    <w:p w:rsidR="002116E7" w:rsidRDefault="009108EC">
      <w:pPr>
        <w:pStyle w:val="Ttulo51"/>
        <w:spacing w:line="360" w:lineRule="auto"/>
        <w:rPr>
          <w:color w:val="000000"/>
          <w:sz w:val="24"/>
          <w:szCs w:val="24"/>
        </w:rPr>
      </w:pPr>
      <w:r>
        <w:rPr>
          <w:color w:val="000000"/>
          <w:sz w:val="24"/>
          <w:szCs w:val="24"/>
        </w:rPr>
        <w:t>2.2.3 TCA</w:t>
      </w:r>
    </w:p>
    <w:p w:rsidR="002116E7" w:rsidRDefault="009108EC">
      <w:pPr>
        <w:spacing w:line="360" w:lineRule="auto"/>
        <w:ind w:firstLine="850"/>
        <w:jc w:val="both"/>
        <w:rPr>
          <w:color w:val="252525"/>
          <w:sz w:val="24"/>
          <w:szCs w:val="24"/>
          <w:highlight w:val="white"/>
        </w:rPr>
      </w:pPr>
      <w:r>
        <w:rPr>
          <w:color w:val="252525"/>
          <w:sz w:val="24"/>
          <w:szCs w:val="24"/>
          <w:highlight w:val="white"/>
        </w:rPr>
        <w:t xml:space="preserve">Termos Circunstanciados Administrativos (TCA) </w:t>
      </w:r>
      <w:r w:rsidR="00473B68">
        <w:rPr>
          <w:color w:val="252525"/>
          <w:sz w:val="24"/>
          <w:szCs w:val="24"/>
          <w:highlight w:val="white"/>
        </w:rPr>
        <w:t>foram</w:t>
      </w:r>
      <w:r>
        <w:rPr>
          <w:color w:val="252525"/>
          <w:sz w:val="24"/>
          <w:szCs w:val="24"/>
          <w:highlight w:val="white"/>
        </w:rPr>
        <w:t xml:space="preserve"> instituído</w:t>
      </w:r>
      <w:r w:rsidR="00D074C2">
        <w:rPr>
          <w:color w:val="252525"/>
          <w:sz w:val="24"/>
          <w:szCs w:val="24"/>
          <w:highlight w:val="white"/>
        </w:rPr>
        <w:t>s</w:t>
      </w:r>
      <w:r>
        <w:rPr>
          <w:color w:val="252525"/>
          <w:sz w:val="24"/>
          <w:szCs w:val="24"/>
          <w:highlight w:val="white"/>
        </w:rPr>
        <w:t xml:space="preserve"> no âmbito da administração pública para apurar os casos de extravio ou dano a bem público, que implicar em prejuízo de </w:t>
      </w:r>
      <w:r>
        <w:rPr>
          <w:color w:val="252525"/>
          <w:sz w:val="24"/>
          <w:szCs w:val="24"/>
        </w:rPr>
        <w:t xml:space="preserve">pequeno valor </w:t>
      </w:r>
      <w:r>
        <w:rPr>
          <w:color w:val="252525"/>
          <w:sz w:val="24"/>
          <w:szCs w:val="24"/>
          <w:highlight w:val="white"/>
        </w:rPr>
        <w:t>(Instrução Normativa nº04-</w:t>
      </w:r>
      <w:proofErr w:type="gramStart"/>
      <w:r>
        <w:rPr>
          <w:color w:val="252525"/>
          <w:sz w:val="24"/>
          <w:szCs w:val="24"/>
          <w:highlight w:val="white"/>
        </w:rPr>
        <w:t>CGU,</w:t>
      </w:r>
      <w:proofErr w:type="gramEnd"/>
      <w:r>
        <w:rPr>
          <w:color w:val="252525"/>
          <w:sz w:val="24"/>
          <w:szCs w:val="24"/>
          <w:highlight w:val="white"/>
        </w:rPr>
        <w:t>2009).</w:t>
      </w:r>
    </w:p>
    <w:p w:rsidR="002116E7" w:rsidRDefault="002116E7">
      <w:pPr>
        <w:spacing w:line="360" w:lineRule="auto"/>
        <w:ind w:firstLine="850"/>
        <w:jc w:val="both"/>
        <w:rPr>
          <w:color w:val="252525"/>
          <w:sz w:val="24"/>
          <w:szCs w:val="24"/>
          <w:highlight w:val="yellow"/>
        </w:rPr>
      </w:pPr>
    </w:p>
    <w:p w:rsidR="002116E7" w:rsidRDefault="00473B68">
      <w:pPr>
        <w:spacing w:line="360" w:lineRule="auto"/>
        <w:ind w:left="2832"/>
        <w:jc w:val="both"/>
      </w:pPr>
      <w:commentRangeStart w:id="14"/>
      <w:r>
        <w:rPr>
          <w:color w:val="252525"/>
        </w:rPr>
        <w:t xml:space="preserve"> </w:t>
      </w:r>
      <w:r w:rsidR="009108EC">
        <w:rPr>
          <w:color w:val="252525"/>
        </w:rPr>
        <w:t>(...) considera-se prejuízo de pequeno valor aquele cujo preço de mercado para aquisição ou reparação do bem extraviado ou danificado seja igual ou inferior ao limite estabelecido como de licitação dispensável, nos termos do art. 24, inciso II, da Lei nº</w:t>
      </w:r>
      <w:r>
        <w:rPr>
          <w:color w:val="252525"/>
        </w:rPr>
        <w:t xml:space="preserve"> 8.666, de 21 de junho de 1993 </w:t>
      </w:r>
      <w:r w:rsidR="009108EC">
        <w:rPr>
          <w:color w:val="252525"/>
        </w:rPr>
        <w:t>(Instrução Normativa nº04-</w:t>
      </w:r>
      <w:proofErr w:type="gramStart"/>
      <w:r w:rsidR="009108EC">
        <w:rPr>
          <w:color w:val="252525"/>
        </w:rPr>
        <w:t>CGU,</w:t>
      </w:r>
      <w:proofErr w:type="gramEnd"/>
      <w:r w:rsidR="009108EC">
        <w:rPr>
          <w:color w:val="252525"/>
        </w:rPr>
        <w:t>2009)</w:t>
      </w:r>
      <w:r w:rsidR="00864379">
        <w:rPr>
          <w:color w:val="252525"/>
        </w:rPr>
        <w:t>.</w:t>
      </w:r>
      <w:commentRangeEnd w:id="14"/>
      <w:r>
        <w:rPr>
          <w:rStyle w:val="Refdecomentrio"/>
        </w:rPr>
        <w:commentReference w:id="14"/>
      </w:r>
    </w:p>
    <w:p w:rsidR="002116E7" w:rsidRDefault="002116E7">
      <w:pPr>
        <w:spacing w:line="360" w:lineRule="auto"/>
        <w:ind w:left="2832"/>
        <w:jc w:val="both"/>
        <w:rPr>
          <w:color w:val="252525"/>
        </w:rPr>
      </w:pPr>
    </w:p>
    <w:p w:rsidR="00D074C2" w:rsidRDefault="009108EC">
      <w:pPr>
        <w:spacing w:line="360" w:lineRule="auto"/>
        <w:jc w:val="both"/>
        <w:rPr>
          <w:color w:val="252525"/>
          <w:sz w:val="24"/>
          <w:szCs w:val="24"/>
        </w:rPr>
      </w:pPr>
      <w:r>
        <w:rPr>
          <w:color w:val="252525"/>
          <w:sz w:val="24"/>
          <w:szCs w:val="24"/>
        </w:rPr>
        <w:tab/>
        <w:t xml:space="preserve">O TCA busca criar celeridade na apuração de responsabilidade de servidores, que mediante a comunicação, apuração e julgamento, </w:t>
      </w:r>
      <w:del w:id="15" w:author="USER" w:date="2020-06-03T17:59:00Z">
        <w:r w:rsidDel="00D074C2">
          <w:rPr>
            <w:color w:val="252525"/>
            <w:sz w:val="24"/>
            <w:szCs w:val="24"/>
          </w:rPr>
          <w:delText xml:space="preserve"> </w:delText>
        </w:r>
      </w:del>
      <w:r>
        <w:rPr>
          <w:color w:val="252525"/>
          <w:sz w:val="24"/>
          <w:szCs w:val="24"/>
        </w:rPr>
        <w:t>a autoridade responsável pode concluir que</w:t>
      </w:r>
      <w:r w:rsidR="00D074C2">
        <w:rPr>
          <w:color w:val="252525"/>
          <w:sz w:val="24"/>
          <w:szCs w:val="24"/>
        </w:rPr>
        <w:t>:</w:t>
      </w:r>
      <w:r>
        <w:rPr>
          <w:color w:val="252525"/>
          <w:sz w:val="24"/>
          <w:szCs w:val="24"/>
        </w:rPr>
        <w:t xml:space="preserve"> </w:t>
      </w:r>
    </w:p>
    <w:p w:rsidR="002116E7" w:rsidRPr="009128C9" w:rsidRDefault="009128C9" w:rsidP="009128C9">
      <w:pPr>
        <w:spacing w:line="360" w:lineRule="auto"/>
        <w:ind w:left="708"/>
        <w:jc w:val="both"/>
        <w:rPr>
          <w:color w:val="252525"/>
        </w:rPr>
      </w:pPr>
      <w:commentRangeStart w:id="16"/>
      <w:r>
        <w:rPr>
          <w:color w:val="252525"/>
        </w:rPr>
        <w:lastRenderedPageBreak/>
        <w:t xml:space="preserve">O </w:t>
      </w:r>
      <w:r w:rsidR="009108EC" w:rsidRPr="009128C9">
        <w:rPr>
          <w:color w:val="252525"/>
        </w:rPr>
        <w:t>fato gerador do extravio ou do dano ao bem público decorreu do uso regular deste ou de fatores que independeram da ação do agente, a apuração será encerrada e os autos serão encaminhados ao setor responsável pela gerência de bens e materiais da unidade administrativa para prosseguimento quanto aos demais controles patrimoniais internos (IN nº04-</w:t>
      </w:r>
      <w:proofErr w:type="gramStart"/>
      <w:r w:rsidR="009108EC" w:rsidRPr="009128C9">
        <w:rPr>
          <w:color w:val="252525"/>
        </w:rPr>
        <w:t>CGU,</w:t>
      </w:r>
      <w:proofErr w:type="gramEnd"/>
      <w:r w:rsidR="009108EC" w:rsidRPr="009128C9">
        <w:rPr>
          <w:color w:val="252525"/>
        </w:rPr>
        <w:t>2009).</w:t>
      </w:r>
      <w:commentRangeEnd w:id="16"/>
      <w:r>
        <w:rPr>
          <w:rStyle w:val="Refdecomentrio"/>
        </w:rPr>
        <w:commentReference w:id="16"/>
      </w:r>
    </w:p>
    <w:p w:rsidR="002116E7" w:rsidRDefault="002116E7">
      <w:pPr>
        <w:spacing w:line="360" w:lineRule="auto"/>
        <w:jc w:val="both"/>
        <w:rPr>
          <w:color w:val="252525"/>
          <w:sz w:val="24"/>
          <w:szCs w:val="24"/>
        </w:rPr>
      </w:pPr>
    </w:p>
    <w:p w:rsidR="002116E7" w:rsidRDefault="009108EC">
      <w:pPr>
        <w:pStyle w:val="Ttulo51"/>
        <w:spacing w:line="360" w:lineRule="auto"/>
        <w:jc w:val="both"/>
        <w:rPr>
          <w:color w:val="000000"/>
        </w:rPr>
      </w:pPr>
      <w:bookmarkStart w:id="17" w:name="_3o6zgzr3h6d1"/>
      <w:bookmarkEnd w:id="17"/>
      <w:r>
        <w:rPr>
          <w:color w:val="000000"/>
        </w:rPr>
        <w:t>2.2.4 SIPAC</w:t>
      </w:r>
    </w:p>
    <w:p w:rsidR="002116E7" w:rsidRDefault="009108EC">
      <w:pPr>
        <w:spacing w:line="360" w:lineRule="auto"/>
        <w:ind w:firstLine="850"/>
        <w:jc w:val="both"/>
        <w:rPr>
          <w:color w:val="252525"/>
          <w:sz w:val="24"/>
          <w:szCs w:val="24"/>
          <w:highlight w:val="white"/>
        </w:rPr>
      </w:pPr>
      <w:r>
        <w:rPr>
          <w:color w:val="252525"/>
          <w:sz w:val="24"/>
          <w:szCs w:val="24"/>
          <w:highlight w:val="white"/>
        </w:rPr>
        <w:t>O SIPAC – Sistema Integrado de Patrimônio, Administração e Contratos - auxilia a PRF no gerenciamento dos processos de orçamento, protocolo, patrimônio, almoxarifado, compras e licitações, contratos, transportes e infraestrutura.</w:t>
      </w:r>
    </w:p>
    <w:p w:rsidR="002116E7" w:rsidRDefault="009108EC">
      <w:pPr>
        <w:spacing w:line="360" w:lineRule="auto"/>
        <w:ind w:firstLine="850"/>
        <w:jc w:val="both"/>
        <w:rPr>
          <w:color w:val="252525"/>
          <w:sz w:val="24"/>
          <w:szCs w:val="24"/>
        </w:rPr>
      </w:pPr>
      <w:r>
        <w:rPr>
          <w:color w:val="252525"/>
          <w:sz w:val="24"/>
          <w:szCs w:val="24"/>
          <w:highlight w:val="white"/>
        </w:rPr>
        <w:t xml:space="preserve">Em se tratando de patrimônio é possível acessar aos </w:t>
      </w:r>
      <w:proofErr w:type="gramStart"/>
      <w:r>
        <w:rPr>
          <w:color w:val="252525"/>
          <w:sz w:val="24"/>
          <w:szCs w:val="24"/>
          <w:highlight w:val="white"/>
        </w:rPr>
        <w:t>campos referente</w:t>
      </w:r>
      <w:proofErr w:type="gramEnd"/>
      <w:r>
        <w:rPr>
          <w:color w:val="252525"/>
          <w:sz w:val="24"/>
          <w:szCs w:val="24"/>
          <w:highlight w:val="white"/>
        </w:rPr>
        <w:t xml:space="preserve"> à: Acautelamento; Receber cautela; Consultar Bens; Consultar Bens Recolhidos; Consultar Bens Reutilizáveis; Consultar Garantia de um Bem; Consultar Minhas Ocorrências Patrimoniais; Consultar Termo de Acautelamento; Consultar Localidades; Documentos e Guia de Movimentação.</w:t>
      </w:r>
    </w:p>
    <w:p w:rsidR="002116E7" w:rsidRDefault="002116E7">
      <w:pPr>
        <w:spacing w:line="360" w:lineRule="auto"/>
        <w:ind w:firstLine="850"/>
        <w:jc w:val="both"/>
      </w:pPr>
    </w:p>
    <w:p w:rsidR="002116E7" w:rsidRDefault="009108EC">
      <w:pPr>
        <w:pStyle w:val="Ttulo51"/>
        <w:spacing w:line="360" w:lineRule="auto"/>
        <w:rPr>
          <w:color w:val="000000"/>
          <w:sz w:val="24"/>
          <w:szCs w:val="24"/>
        </w:rPr>
      </w:pPr>
      <w:bookmarkStart w:id="18" w:name="_5ypm8adtdgh7"/>
      <w:bookmarkEnd w:id="18"/>
      <w:r>
        <w:rPr>
          <w:color w:val="000000"/>
          <w:sz w:val="24"/>
          <w:szCs w:val="24"/>
        </w:rPr>
        <w:t>2.2.5 Gestão Predial</w:t>
      </w:r>
    </w:p>
    <w:p w:rsidR="002116E7" w:rsidRDefault="009108EC">
      <w:pPr>
        <w:spacing w:line="360" w:lineRule="auto"/>
        <w:jc w:val="both"/>
        <w:rPr>
          <w:sz w:val="24"/>
          <w:szCs w:val="24"/>
        </w:rPr>
      </w:pPr>
      <w:r>
        <w:rPr>
          <w:sz w:val="24"/>
          <w:szCs w:val="24"/>
        </w:rPr>
        <w:t xml:space="preserve">A palavra manutenção deriva do latim </w:t>
      </w:r>
      <w:proofErr w:type="spellStart"/>
      <w:r>
        <w:rPr>
          <w:i/>
          <w:sz w:val="24"/>
          <w:szCs w:val="24"/>
        </w:rPr>
        <w:t>manus</w:t>
      </w:r>
      <w:proofErr w:type="spellEnd"/>
      <w:r>
        <w:rPr>
          <w:i/>
          <w:sz w:val="24"/>
          <w:szCs w:val="24"/>
        </w:rPr>
        <w:t xml:space="preserve"> tenere</w:t>
      </w:r>
      <w:r>
        <w:rPr>
          <w:sz w:val="24"/>
          <w:szCs w:val="24"/>
        </w:rPr>
        <w:t>, que significa “manter o que s</w:t>
      </w:r>
      <w:r w:rsidR="000B78ED">
        <w:rPr>
          <w:sz w:val="24"/>
          <w:szCs w:val="24"/>
        </w:rPr>
        <w:t xml:space="preserve">e tem”. Segundo Almeida (2017) </w:t>
      </w:r>
      <w:r>
        <w:rPr>
          <w:sz w:val="24"/>
          <w:szCs w:val="24"/>
        </w:rPr>
        <w:t xml:space="preserve">a manutenção pode ser definida como o conjunto de cuidados e procedimentos técnicos necessários ao bom funcionamento e também ao reparo de máquinas, equipamentos, instalações prediais e elétricas, moldes e </w:t>
      </w:r>
      <w:proofErr w:type="spellStart"/>
      <w:r>
        <w:rPr>
          <w:sz w:val="24"/>
          <w:szCs w:val="24"/>
        </w:rPr>
        <w:t>estampos</w:t>
      </w:r>
      <w:proofErr w:type="spellEnd"/>
      <w:r w:rsidR="000B78ED">
        <w:rPr>
          <w:sz w:val="24"/>
          <w:szCs w:val="24"/>
        </w:rPr>
        <w:t xml:space="preserve">. </w:t>
      </w:r>
    </w:p>
    <w:p w:rsidR="002116E7" w:rsidRDefault="002116E7">
      <w:pPr>
        <w:spacing w:line="360" w:lineRule="auto"/>
        <w:ind w:firstLine="850"/>
        <w:jc w:val="both"/>
        <w:rPr>
          <w:b/>
          <w:sz w:val="24"/>
          <w:szCs w:val="24"/>
        </w:rPr>
      </w:pPr>
    </w:p>
    <w:p w:rsidR="002116E7" w:rsidRDefault="009108EC">
      <w:pPr>
        <w:spacing w:line="360" w:lineRule="auto"/>
        <w:jc w:val="both"/>
        <w:rPr>
          <w:b/>
          <w:color w:val="FF0000"/>
          <w:sz w:val="24"/>
          <w:szCs w:val="24"/>
        </w:rPr>
      </w:pPr>
      <w:r>
        <w:rPr>
          <w:b/>
          <w:color w:val="FF0000"/>
          <w:sz w:val="24"/>
          <w:szCs w:val="24"/>
        </w:rPr>
        <w:t>PARA REFLETIR</w:t>
      </w:r>
    </w:p>
    <w:p w:rsidR="002116E7" w:rsidRDefault="009108EC">
      <w:pPr>
        <w:spacing w:line="360" w:lineRule="auto"/>
        <w:jc w:val="both"/>
        <w:rPr>
          <w:color w:val="FF0000"/>
          <w:sz w:val="24"/>
          <w:szCs w:val="24"/>
        </w:rPr>
      </w:pPr>
      <w:r>
        <w:rPr>
          <w:color w:val="FF0000"/>
          <w:sz w:val="24"/>
          <w:szCs w:val="24"/>
        </w:rPr>
        <w:t xml:space="preserve">Como está o estado de conservação da </w:t>
      </w:r>
      <w:r w:rsidR="002538D3">
        <w:rPr>
          <w:color w:val="FF0000"/>
          <w:sz w:val="24"/>
          <w:szCs w:val="24"/>
        </w:rPr>
        <w:t xml:space="preserve">sua </w:t>
      </w:r>
      <w:r>
        <w:rPr>
          <w:color w:val="FF0000"/>
          <w:sz w:val="24"/>
          <w:szCs w:val="24"/>
        </w:rPr>
        <w:t xml:space="preserve">a Unidade Operacional? </w:t>
      </w:r>
    </w:p>
    <w:p w:rsidR="002116E7" w:rsidRDefault="002116E7">
      <w:pPr>
        <w:spacing w:line="360" w:lineRule="auto"/>
        <w:ind w:firstLine="850"/>
        <w:jc w:val="both"/>
        <w:rPr>
          <w:color w:val="FF0000"/>
          <w:sz w:val="24"/>
          <w:szCs w:val="24"/>
        </w:rPr>
      </w:pPr>
    </w:p>
    <w:p w:rsidR="002116E7" w:rsidRDefault="009108EC">
      <w:pPr>
        <w:spacing w:line="360" w:lineRule="auto"/>
        <w:jc w:val="both"/>
        <w:rPr>
          <w:sz w:val="24"/>
          <w:szCs w:val="24"/>
        </w:rPr>
      </w:pPr>
      <w:r>
        <w:rPr>
          <w:sz w:val="24"/>
          <w:szCs w:val="24"/>
        </w:rPr>
        <w:t>Assim como a frota, máquinas, ferramentas, equipamentos especializados e radares dentre outros, as instalações prediais necessitam de manutenção e uma lógica de gestão para continuarem o seu funcionamento regular.</w:t>
      </w:r>
    </w:p>
    <w:p w:rsidR="002116E7" w:rsidRDefault="009108EC">
      <w:pPr>
        <w:spacing w:line="360" w:lineRule="auto"/>
        <w:jc w:val="center"/>
        <w:rPr>
          <w:sz w:val="24"/>
          <w:szCs w:val="24"/>
        </w:rPr>
      </w:pPr>
      <w:commentRangeStart w:id="19"/>
      <w:r>
        <w:rPr>
          <w:noProof/>
        </w:rPr>
        <w:lastRenderedPageBreak/>
        <w:drawing>
          <wp:inline distT="0" distB="0" distL="0" distR="0" wp14:anchorId="71F85138" wp14:editId="5E50C81B">
            <wp:extent cx="4843780" cy="3053080"/>
            <wp:effectExtent l="0" t="0" r="0" b="0"/>
            <wp:docPr id="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7.png"/>
                    <pic:cNvPicPr>
                      <a:picLocks noChangeAspect="1" noChangeArrowheads="1"/>
                    </pic:cNvPicPr>
                  </pic:nvPicPr>
                  <pic:blipFill>
                    <a:blip r:embed="rId12"/>
                    <a:stretch>
                      <a:fillRect/>
                    </a:stretch>
                  </pic:blipFill>
                  <pic:spPr bwMode="auto">
                    <a:xfrm>
                      <a:off x="0" y="0"/>
                      <a:ext cx="4843780" cy="3053080"/>
                    </a:xfrm>
                    <a:prstGeom prst="rect">
                      <a:avLst/>
                    </a:prstGeom>
                  </pic:spPr>
                </pic:pic>
              </a:graphicData>
            </a:graphic>
          </wp:inline>
        </w:drawing>
      </w:r>
    </w:p>
    <w:p w:rsidR="002116E7" w:rsidRDefault="009108EC">
      <w:r>
        <w:t xml:space="preserve">Figura 27: Academia Nacional de Polícia Rodoviária Federal - ANPRF. </w:t>
      </w:r>
    </w:p>
    <w:p w:rsidR="002116E7" w:rsidRDefault="009108EC">
      <w:r>
        <w:t>Fonte: Autor (2018</w:t>
      </w:r>
      <w:proofErr w:type="gramStart"/>
      <w:r>
        <w:t>)</w:t>
      </w:r>
      <w:r w:rsidR="00B62D68">
        <w:t>.</w:t>
      </w:r>
      <w:commentRangeEnd w:id="19"/>
      <w:proofErr w:type="gramEnd"/>
      <w:r w:rsidR="008B0E12">
        <w:rPr>
          <w:rStyle w:val="Refdecomentrio"/>
        </w:rPr>
        <w:commentReference w:id="19"/>
      </w:r>
    </w:p>
    <w:p w:rsidR="002116E7" w:rsidRDefault="002116E7"/>
    <w:p w:rsidR="002116E7" w:rsidRDefault="009108EC">
      <w:pPr>
        <w:spacing w:line="360" w:lineRule="auto"/>
        <w:jc w:val="both"/>
        <w:rPr>
          <w:sz w:val="24"/>
          <w:szCs w:val="24"/>
        </w:rPr>
      </w:pPr>
      <w:r>
        <w:rPr>
          <w:sz w:val="24"/>
          <w:szCs w:val="24"/>
        </w:rPr>
        <w:t>Uma parte da lógica de gestão de infraestrutura predial implantada na PRF busca tratar as demandas, conforme o Manual de Infraestrutura Predial nº 001/ 2014 preconiza.</w:t>
      </w:r>
    </w:p>
    <w:p w:rsidR="002116E7" w:rsidRDefault="009108EC">
      <w:pPr>
        <w:spacing w:line="360" w:lineRule="auto"/>
        <w:ind w:left="2267" w:firstLine="855"/>
        <w:jc w:val="both"/>
        <w:rPr>
          <w:sz w:val="20"/>
          <w:szCs w:val="20"/>
        </w:rPr>
      </w:pPr>
      <w:commentRangeStart w:id="21"/>
      <w:r>
        <w:rPr>
          <w:sz w:val="20"/>
          <w:szCs w:val="20"/>
        </w:rPr>
        <w:t>As demandas consideradas para o presente manual são classificadas em:</w:t>
      </w:r>
    </w:p>
    <w:p w:rsidR="002116E7" w:rsidRDefault="009108EC">
      <w:pPr>
        <w:numPr>
          <w:ilvl w:val="0"/>
          <w:numId w:val="1"/>
        </w:numPr>
        <w:spacing w:line="360" w:lineRule="auto"/>
        <w:jc w:val="both"/>
        <w:rPr>
          <w:sz w:val="20"/>
          <w:szCs w:val="20"/>
        </w:rPr>
      </w:pPr>
      <w:r>
        <w:rPr>
          <w:sz w:val="20"/>
          <w:szCs w:val="20"/>
        </w:rPr>
        <w:t>Ampliação: aumento da área construída (m²) de um imóvel existente, através da criação de novos espaços ou da ampliação dos espaços existentes.</w:t>
      </w:r>
    </w:p>
    <w:p w:rsidR="002116E7" w:rsidRDefault="009108EC">
      <w:pPr>
        <w:numPr>
          <w:ilvl w:val="0"/>
          <w:numId w:val="1"/>
        </w:numPr>
        <w:spacing w:line="360" w:lineRule="auto"/>
        <w:jc w:val="both"/>
        <w:rPr>
          <w:sz w:val="20"/>
          <w:szCs w:val="20"/>
        </w:rPr>
      </w:pPr>
      <w:r>
        <w:rPr>
          <w:sz w:val="20"/>
          <w:szCs w:val="20"/>
        </w:rPr>
        <w:t>Nova Construção: edificação de um novo imóvel em um terreno vazio.</w:t>
      </w:r>
    </w:p>
    <w:p w:rsidR="002116E7" w:rsidRDefault="009108EC">
      <w:pPr>
        <w:numPr>
          <w:ilvl w:val="0"/>
          <w:numId w:val="1"/>
        </w:numPr>
        <w:spacing w:line="360" w:lineRule="auto"/>
        <w:jc w:val="both"/>
        <w:rPr>
          <w:sz w:val="20"/>
          <w:szCs w:val="20"/>
        </w:rPr>
      </w:pPr>
      <w:r>
        <w:rPr>
          <w:sz w:val="20"/>
          <w:szCs w:val="20"/>
        </w:rPr>
        <w:t>Realocação: construção de um novo imóvel com o objetivo de transferir plenamente, para este, uma unidade existente (posto, delegacia, sede etc.), desde que ocorra a desocupação do imóvel anterior.</w:t>
      </w:r>
    </w:p>
    <w:p w:rsidR="002116E7" w:rsidRDefault="009108EC">
      <w:pPr>
        <w:numPr>
          <w:ilvl w:val="0"/>
          <w:numId w:val="1"/>
        </w:numPr>
        <w:spacing w:line="360" w:lineRule="auto"/>
        <w:jc w:val="both"/>
        <w:rPr>
          <w:sz w:val="20"/>
          <w:szCs w:val="20"/>
        </w:rPr>
      </w:pPr>
      <w:r>
        <w:rPr>
          <w:sz w:val="20"/>
          <w:szCs w:val="20"/>
        </w:rPr>
        <w:t>Reconstrução: substituição de um imóvel existente, através de sua demolição total e construção de novo edifício para o mesmo propósito e no mesmo local.</w:t>
      </w:r>
    </w:p>
    <w:p w:rsidR="002116E7" w:rsidRDefault="009108EC">
      <w:pPr>
        <w:numPr>
          <w:ilvl w:val="0"/>
          <w:numId w:val="1"/>
        </w:numPr>
        <w:spacing w:line="360" w:lineRule="auto"/>
        <w:jc w:val="both"/>
        <w:rPr>
          <w:sz w:val="20"/>
          <w:szCs w:val="20"/>
        </w:rPr>
      </w:pPr>
      <w:r>
        <w:rPr>
          <w:sz w:val="20"/>
          <w:szCs w:val="20"/>
        </w:rPr>
        <w:t>Reforma: intervenções que visem a recuperar, adaptar ou alterar no todo ou em parte significativa da estrutura civil, elétrica, hidráulica e demais sistemas de um imóvel existente, mantendo sua área construída sem ampliação.</w:t>
      </w:r>
    </w:p>
    <w:p w:rsidR="002116E7" w:rsidRDefault="009108EC">
      <w:pPr>
        <w:numPr>
          <w:ilvl w:val="0"/>
          <w:numId w:val="1"/>
        </w:numPr>
        <w:spacing w:line="360" w:lineRule="auto"/>
        <w:jc w:val="both"/>
        <w:rPr>
          <w:sz w:val="20"/>
          <w:szCs w:val="20"/>
        </w:rPr>
      </w:pPr>
      <w:r>
        <w:rPr>
          <w:sz w:val="20"/>
          <w:szCs w:val="20"/>
        </w:rPr>
        <w:lastRenderedPageBreak/>
        <w:t>Reforma com ampliação: intervenções que visem a recuperar, adaptar ou alterar no todo ou em parte significativa da estrutura civil, elétrica, hidráulica e demais sistemas de um imóvel existente conjugado com o aumento da sua área construída (m²), através da criação de novos espaços ou da am</w:t>
      </w:r>
      <w:r w:rsidR="00B62D68">
        <w:rPr>
          <w:sz w:val="20"/>
          <w:szCs w:val="20"/>
        </w:rPr>
        <w:t xml:space="preserve">pliação dos espaços existentes </w:t>
      </w:r>
      <w:r>
        <w:rPr>
          <w:sz w:val="20"/>
          <w:szCs w:val="20"/>
        </w:rPr>
        <w:t>(MIP 001, 2014</w:t>
      </w:r>
      <w:proofErr w:type="gramStart"/>
      <w:r>
        <w:rPr>
          <w:sz w:val="20"/>
          <w:szCs w:val="20"/>
        </w:rPr>
        <w:t>)</w:t>
      </w:r>
      <w:r w:rsidR="00B62D68">
        <w:rPr>
          <w:sz w:val="20"/>
          <w:szCs w:val="20"/>
        </w:rPr>
        <w:t>.</w:t>
      </w:r>
      <w:commentRangeEnd w:id="21"/>
      <w:proofErr w:type="gramEnd"/>
      <w:r w:rsidR="00B62D68">
        <w:rPr>
          <w:rStyle w:val="Refdecomentrio"/>
        </w:rPr>
        <w:commentReference w:id="21"/>
      </w:r>
    </w:p>
    <w:p w:rsidR="002116E7" w:rsidRDefault="002116E7"/>
    <w:p w:rsidR="002116E7" w:rsidRDefault="009108EC">
      <w:pPr>
        <w:pStyle w:val="Ttulo41"/>
        <w:spacing w:line="360" w:lineRule="auto"/>
        <w:rPr>
          <w:b/>
          <w:color w:val="000000"/>
        </w:rPr>
      </w:pPr>
      <w:bookmarkStart w:id="22" w:name="_9lg6s5bd5dbt"/>
      <w:bookmarkEnd w:id="22"/>
      <w:proofErr w:type="gramStart"/>
      <w:r>
        <w:rPr>
          <w:b/>
          <w:color w:val="000000"/>
        </w:rPr>
        <w:t>2.3</w:t>
      </w:r>
      <w:r w:rsidR="00837057">
        <w:rPr>
          <w:b/>
          <w:color w:val="000000"/>
        </w:rPr>
        <w:t xml:space="preserve"> </w:t>
      </w:r>
      <w:r>
        <w:rPr>
          <w:b/>
          <w:color w:val="000000"/>
        </w:rPr>
        <w:t>Gestão</w:t>
      </w:r>
      <w:proofErr w:type="gramEnd"/>
      <w:r w:rsidR="00837057">
        <w:rPr>
          <w:b/>
          <w:color w:val="000000"/>
        </w:rPr>
        <w:t xml:space="preserve"> </w:t>
      </w:r>
      <w:r>
        <w:rPr>
          <w:b/>
          <w:color w:val="000000"/>
        </w:rPr>
        <w:t>orçamentária e financeira</w:t>
      </w:r>
    </w:p>
    <w:p w:rsidR="002116E7" w:rsidRDefault="009108EC">
      <w:pPr>
        <w:spacing w:line="360" w:lineRule="auto"/>
        <w:ind w:firstLine="850"/>
        <w:jc w:val="both"/>
      </w:pPr>
      <w:r>
        <w:rPr>
          <w:sz w:val="24"/>
          <w:szCs w:val="24"/>
        </w:rPr>
        <w:t>O orçamento público e a disponibilidade financeira são verificados a todo instante quando estamos na gestão. As despesas decorrentes da rotina operacional, operações programadas</w:t>
      </w:r>
      <w:r w:rsidR="00837057">
        <w:rPr>
          <w:sz w:val="24"/>
          <w:szCs w:val="24"/>
        </w:rPr>
        <w:t xml:space="preserve"> </w:t>
      </w:r>
      <w:r>
        <w:rPr>
          <w:sz w:val="24"/>
          <w:szCs w:val="24"/>
        </w:rPr>
        <w:t>e</w:t>
      </w:r>
      <w:r w:rsidR="00837057">
        <w:rPr>
          <w:sz w:val="24"/>
          <w:szCs w:val="24"/>
        </w:rPr>
        <w:t xml:space="preserve"> </w:t>
      </w:r>
      <w:r>
        <w:rPr>
          <w:sz w:val="24"/>
          <w:szCs w:val="24"/>
        </w:rPr>
        <w:t>de contingências dependem diretamente da qualidade dessa parte da gestão.</w:t>
      </w:r>
    </w:p>
    <w:p w:rsidR="002116E7" w:rsidRDefault="009108EC">
      <w:pPr>
        <w:spacing w:line="360" w:lineRule="auto"/>
        <w:ind w:firstLine="850"/>
        <w:jc w:val="both"/>
        <w:rPr>
          <w:sz w:val="24"/>
          <w:szCs w:val="24"/>
        </w:rPr>
      </w:pPr>
      <w:r>
        <w:rPr>
          <w:sz w:val="24"/>
          <w:szCs w:val="24"/>
        </w:rPr>
        <w:t>Quantas vezes vimos servidores sendo deslocados sem as diárias confirmadas e depositadas em suas contas correntes? Em períodos de austeridade financeira o órgão ser atingido diretamente por contingenciamentos, que por vezes impedem o pagamento dos contratos e impactam o nível de serviço institucional? Nessas condições o bom gestor deve buscar rever</w:t>
      </w:r>
      <w:r w:rsidR="00837057">
        <w:rPr>
          <w:sz w:val="24"/>
          <w:szCs w:val="24"/>
        </w:rPr>
        <w:t xml:space="preserve"> </w:t>
      </w:r>
      <w:r w:rsidR="002538D3">
        <w:rPr>
          <w:sz w:val="24"/>
          <w:szCs w:val="24"/>
        </w:rPr>
        <w:t xml:space="preserve">os </w:t>
      </w:r>
      <w:r>
        <w:rPr>
          <w:sz w:val="24"/>
          <w:szCs w:val="24"/>
        </w:rPr>
        <w:t>processos de gestão financeira e ter uma relação direta governamental e seus fornecedores, para conseguir reequilibrar suas contas no decorrer do exercício. Requer muita disciplina, paciência e perseverança!</w:t>
      </w:r>
    </w:p>
    <w:p w:rsidR="002116E7" w:rsidRDefault="009108EC">
      <w:pPr>
        <w:spacing w:line="360" w:lineRule="auto"/>
        <w:ind w:firstLine="850"/>
        <w:jc w:val="both"/>
        <w:rPr>
          <w:sz w:val="24"/>
          <w:szCs w:val="24"/>
        </w:rPr>
      </w:pPr>
      <w:r>
        <w:rPr>
          <w:sz w:val="24"/>
          <w:szCs w:val="24"/>
        </w:rPr>
        <w:t xml:space="preserve">Ano a ano as dotações orçamentárias são consignadas na Lei Orçamentária Anual (LOA) como vimos no </w:t>
      </w:r>
      <w:r w:rsidR="002538D3">
        <w:rPr>
          <w:sz w:val="24"/>
          <w:szCs w:val="24"/>
        </w:rPr>
        <w:t>M</w:t>
      </w:r>
      <w:r>
        <w:rPr>
          <w:sz w:val="24"/>
          <w:szCs w:val="24"/>
        </w:rPr>
        <w:t>ódulo</w:t>
      </w:r>
      <w:r w:rsidR="00837057">
        <w:rPr>
          <w:sz w:val="24"/>
          <w:szCs w:val="24"/>
        </w:rPr>
        <w:t xml:space="preserve"> </w:t>
      </w:r>
      <w:proofErr w:type="gramStart"/>
      <w:r>
        <w:rPr>
          <w:sz w:val="24"/>
          <w:szCs w:val="24"/>
        </w:rPr>
        <w:t>1</w:t>
      </w:r>
      <w:proofErr w:type="gramEnd"/>
      <w:r>
        <w:rPr>
          <w:sz w:val="24"/>
          <w:szCs w:val="24"/>
        </w:rPr>
        <w:t>.</w:t>
      </w:r>
      <w:r w:rsidR="00837057">
        <w:rPr>
          <w:sz w:val="24"/>
          <w:szCs w:val="24"/>
        </w:rPr>
        <w:t xml:space="preserve"> </w:t>
      </w:r>
      <w:r>
        <w:rPr>
          <w:sz w:val="24"/>
          <w:szCs w:val="24"/>
        </w:rPr>
        <w:t xml:space="preserve">Ocorre que também </w:t>
      </w:r>
      <w:proofErr w:type="gramStart"/>
      <w:r>
        <w:rPr>
          <w:sz w:val="24"/>
          <w:szCs w:val="24"/>
        </w:rPr>
        <w:t>é</w:t>
      </w:r>
      <w:proofErr w:type="gramEnd"/>
      <w:r>
        <w:rPr>
          <w:sz w:val="24"/>
          <w:szCs w:val="24"/>
        </w:rPr>
        <w:t xml:space="preserve"> comum os contingenciamentos, principalmente no primeiro semestre. Assim, é importante saber utilizar esses períodos para estruturar as demandas e realizar as despesas.</w:t>
      </w:r>
    </w:p>
    <w:p w:rsidR="002116E7" w:rsidRDefault="009108EC">
      <w:pPr>
        <w:spacing w:line="360" w:lineRule="auto"/>
        <w:ind w:firstLine="850"/>
        <w:jc w:val="both"/>
        <w:rPr>
          <w:sz w:val="24"/>
          <w:szCs w:val="24"/>
        </w:rPr>
      </w:pPr>
      <w:r>
        <w:rPr>
          <w:sz w:val="24"/>
          <w:szCs w:val="24"/>
        </w:rPr>
        <w:t>Uma LOA ao ser decretada,</w:t>
      </w:r>
      <w:r w:rsidR="00864379">
        <w:rPr>
          <w:sz w:val="24"/>
          <w:szCs w:val="24"/>
        </w:rPr>
        <w:t xml:space="preserve"> </w:t>
      </w:r>
      <w:r>
        <w:rPr>
          <w:sz w:val="24"/>
          <w:szCs w:val="24"/>
        </w:rPr>
        <w:t>“leva em consideração incertezas da conjuntura econômica, bem como a prudência, princípio norteador da Lei de Responsabilidade Federal, além da sazonalidade natural da execução das d</w:t>
      </w:r>
      <w:r w:rsidR="005B459D">
        <w:rPr>
          <w:sz w:val="24"/>
          <w:szCs w:val="24"/>
        </w:rPr>
        <w:t>espesas do governo federal” (BRASIL</w:t>
      </w:r>
      <w:r>
        <w:rPr>
          <w:sz w:val="24"/>
          <w:szCs w:val="24"/>
        </w:rPr>
        <w:t>, 2017).</w:t>
      </w:r>
    </w:p>
    <w:p w:rsidR="002116E7" w:rsidRDefault="009108EC">
      <w:pPr>
        <w:spacing w:line="360" w:lineRule="auto"/>
        <w:ind w:firstLine="850"/>
        <w:jc w:val="both"/>
        <w:rPr>
          <w:sz w:val="24"/>
          <w:szCs w:val="24"/>
        </w:rPr>
      </w:pPr>
      <w:r>
        <w:rPr>
          <w:sz w:val="24"/>
          <w:szCs w:val="24"/>
        </w:rPr>
        <w:t xml:space="preserve">Algumas medidas alternativas de recursos para as localidades e unidades desconcentradas são as participações em Conselhos Comunitários de Segurança, os acordos realizados pelo Ministério Público denominados de Termos de Ajustes de Conduta (TAC), convênios com as demais estruturas </w:t>
      </w:r>
      <w:r>
        <w:rPr>
          <w:sz w:val="24"/>
          <w:szCs w:val="24"/>
        </w:rPr>
        <w:lastRenderedPageBreak/>
        <w:t>governamentais, concessões, bem como verbas oriundas de apreensões sem a devida origem fiscal e prestação pecuniária.</w:t>
      </w:r>
    </w:p>
    <w:p w:rsidR="002116E7" w:rsidRDefault="002116E7">
      <w:pPr>
        <w:spacing w:line="360" w:lineRule="auto"/>
        <w:ind w:firstLine="850"/>
        <w:jc w:val="both"/>
        <w:rPr>
          <w:sz w:val="24"/>
          <w:szCs w:val="24"/>
        </w:rPr>
      </w:pPr>
    </w:p>
    <w:p w:rsidR="002116E7" w:rsidRDefault="002116E7">
      <w:pPr>
        <w:spacing w:line="360" w:lineRule="auto"/>
        <w:ind w:firstLine="850"/>
        <w:jc w:val="both"/>
        <w:rPr>
          <w:sz w:val="24"/>
          <w:szCs w:val="24"/>
        </w:rPr>
      </w:pPr>
    </w:p>
    <w:p w:rsidR="002116E7" w:rsidRDefault="009108EC">
      <w:pPr>
        <w:spacing w:line="360" w:lineRule="auto"/>
        <w:jc w:val="both"/>
        <w:rPr>
          <w:b/>
          <w:sz w:val="28"/>
          <w:szCs w:val="24"/>
        </w:rPr>
      </w:pPr>
      <w:r>
        <w:rPr>
          <w:b/>
          <w:sz w:val="28"/>
          <w:szCs w:val="24"/>
        </w:rPr>
        <w:t>3. Outras áreas de gestão</w:t>
      </w:r>
    </w:p>
    <w:p w:rsidR="002116E7" w:rsidRDefault="002116E7">
      <w:pPr>
        <w:spacing w:line="360" w:lineRule="auto"/>
        <w:jc w:val="both"/>
        <w:rPr>
          <w:b/>
          <w:sz w:val="28"/>
          <w:szCs w:val="24"/>
        </w:rPr>
      </w:pPr>
    </w:p>
    <w:p w:rsidR="002116E7" w:rsidRDefault="009108EC">
      <w:pPr>
        <w:pStyle w:val="Ttulo31"/>
        <w:spacing w:line="360" w:lineRule="auto"/>
        <w:rPr>
          <w:b/>
          <w:sz w:val="24"/>
          <w:szCs w:val="24"/>
        </w:rPr>
      </w:pPr>
      <w:bookmarkStart w:id="23" w:name="_ixzejuq4ffx"/>
      <w:bookmarkEnd w:id="23"/>
      <w:proofErr w:type="gramStart"/>
      <w:r>
        <w:rPr>
          <w:b/>
          <w:sz w:val="24"/>
          <w:szCs w:val="24"/>
        </w:rPr>
        <w:t>3.1 Tecnologia</w:t>
      </w:r>
      <w:proofErr w:type="gramEnd"/>
      <w:r>
        <w:rPr>
          <w:b/>
          <w:sz w:val="24"/>
          <w:szCs w:val="24"/>
        </w:rPr>
        <w:t xml:space="preserve"> da Informação e Comunicação</w:t>
      </w:r>
    </w:p>
    <w:p w:rsidR="002116E7" w:rsidRDefault="009108EC">
      <w:pPr>
        <w:spacing w:line="360" w:lineRule="auto"/>
        <w:ind w:firstLine="850"/>
        <w:jc w:val="both"/>
        <w:rPr>
          <w:sz w:val="24"/>
          <w:szCs w:val="24"/>
        </w:rPr>
      </w:pPr>
      <w:r>
        <w:rPr>
          <w:sz w:val="24"/>
          <w:szCs w:val="24"/>
        </w:rPr>
        <w:t xml:space="preserve">A </w:t>
      </w:r>
      <w:r w:rsidR="002538D3">
        <w:rPr>
          <w:sz w:val="24"/>
          <w:szCs w:val="24"/>
        </w:rPr>
        <w:t>T</w:t>
      </w:r>
      <w:r>
        <w:rPr>
          <w:sz w:val="24"/>
          <w:szCs w:val="24"/>
        </w:rPr>
        <w:t xml:space="preserve">ecnologia da Informação e Comunicação vem revolucionando o mundo e a PRF. A adoção de um sistema de informação nacional, </w:t>
      </w:r>
      <w:proofErr w:type="spellStart"/>
      <w:r>
        <w:rPr>
          <w:sz w:val="24"/>
          <w:szCs w:val="24"/>
        </w:rPr>
        <w:t>interoperável</w:t>
      </w:r>
      <w:proofErr w:type="spellEnd"/>
      <w:r>
        <w:rPr>
          <w:sz w:val="24"/>
          <w:szCs w:val="24"/>
        </w:rPr>
        <w:t xml:space="preserve"> e com alto grau de disponibilidade é a busca constante dos gestores institucionais.</w:t>
      </w:r>
    </w:p>
    <w:p w:rsidR="002116E7" w:rsidRDefault="009108EC">
      <w:pPr>
        <w:spacing w:line="360" w:lineRule="auto"/>
        <w:ind w:firstLine="850"/>
        <w:jc w:val="both"/>
        <w:rPr>
          <w:sz w:val="24"/>
          <w:szCs w:val="24"/>
        </w:rPr>
      </w:pPr>
      <w:r>
        <w:rPr>
          <w:sz w:val="24"/>
          <w:szCs w:val="24"/>
        </w:rPr>
        <w:t xml:space="preserve">Trabalhar com </w:t>
      </w:r>
      <w:r w:rsidR="007B3130">
        <w:rPr>
          <w:sz w:val="24"/>
          <w:szCs w:val="24"/>
        </w:rPr>
        <w:t>s</w:t>
      </w:r>
      <w:r>
        <w:rPr>
          <w:sz w:val="24"/>
          <w:szCs w:val="24"/>
        </w:rPr>
        <w:t>martphones, rádio de comunicação digital, sistemas</w:t>
      </w:r>
      <w:r w:rsidR="00900DF3">
        <w:rPr>
          <w:sz w:val="24"/>
          <w:szCs w:val="24"/>
        </w:rPr>
        <w:t xml:space="preserve"> automáticos</w:t>
      </w:r>
      <w:r>
        <w:rPr>
          <w:sz w:val="24"/>
          <w:szCs w:val="24"/>
        </w:rPr>
        <w:t xml:space="preserve"> de leitura de placas (</w:t>
      </w:r>
      <w:proofErr w:type="spellStart"/>
      <w:r>
        <w:rPr>
          <w:sz w:val="24"/>
          <w:szCs w:val="24"/>
        </w:rPr>
        <w:t>OCRs</w:t>
      </w:r>
      <w:proofErr w:type="spellEnd"/>
      <w:r>
        <w:rPr>
          <w:sz w:val="24"/>
          <w:szCs w:val="24"/>
        </w:rPr>
        <w:t>) e mineradores de dados (</w:t>
      </w:r>
      <w:r w:rsidRPr="007B3130">
        <w:rPr>
          <w:i/>
          <w:sz w:val="24"/>
          <w:szCs w:val="24"/>
        </w:rPr>
        <w:t xml:space="preserve">business </w:t>
      </w:r>
      <w:proofErr w:type="spellStart"/>
      <w:r w:rsidRPr="007B3130">
        <w:rPr>
          <w:i/>
          <w:sz w:val="24"/>
          <w:szCs w:val="24"/>
        </w:rPr>
        <w:t>intelligence</w:t>
      </w:r>
      <w:proofErr w:type="spellEnd"/>
      <w:r>
        <w:rPr>
          <w:sz w:val="24"/>
          <w:szCs w:val="24"/>
        </w:rPr>
        <w:t xml:space="preserve"> - </w:t>
      </w:r>
      <w:r w:rsidR="007B3130">
        <w:rPr>
          <w:sz w:val="24"/>
          <w:szCs w:val="24"/>
        </w:rPr>
        <w:t>BI</w:t>
      </w:r>
      <w:r>
        <w:rPr>
          <w:sz w:val="24"/>
          <w:szCs w:val="24"/>
        </w:rPr>
        <w:t xml:space="preserve">) já </w:t>
      </w:r>
      <w:proofErr w:type="gramStart"/>
      <w:r>
        <w:rPr>
          <w:sz w:val="24"/>
          <w:szCs w:val="24"/>
        </w:rPr>
        <w:t>fazem</w:t>
      </w:r>
      <w:proofErr w:type="gramEnd"/>
      <w:r>
        <w:rPr>
          <w:sz w:val="24"/>
          <w:szCs w:val="24"/>
        </w:rPr>
        <w:t xml:space="preserve"> parte do cotidiano operacional em muitas regionais. Para isso a PRF estabeleceu níveis de gestão </w:t>
      </w:r>
      <w:r w:rsidR="00900DF3">
        <w:rPr>
          <w:sz w:val="24"/>
          <w:szCs w:val="24"/>
        </w:rPr>
        <w:t>n</w:t>
      </w:r>
      <w:r>
        <w:rPr>
          <w:sz w:val="24"/>
          <w:szCs w:val="24"/>
        </w:rPr>
        <w:t xml:space="preserve">acional, </w:t>
      </w:r>
      <w:r w:rsidR="00900DF3">
        <w:rPr>
          <w:sz w:val="24"/>
          <w:szCs w:val="24"/>
        </w:rPr>
        <w:t>r</w:t>
      </w:r>
      <w:r>
        <w:rPr>
          <w:sz w:val="24"/>
          <w:szCs w:val="24"/>
        </w:rPr>
        <w:t xml:space="preserve">egional e </w:t>
      </w:r>
      <w:r w:rsidR="00900DF3">
        <w:rPr>
          <w:sz w:val="24"/>
          <w:szCs w:val="24"/>
        </w:rPr>
        <w:t>l</w:t>
      </w:r>
      <w:r>
        <w:rPr>
          <w:sz w:val="24"/>
          <w:szCs w:val="24"/>
        </w:rPr>
        <w:t>ocal para auxiliar no desenvolvimento e avaliação dos dados e disponibilidade da capacidade instalada.</w:t>
      </w:r>
    </w:p>
    <w:p w:rsidR="002116E7" w:rsidRDefault="009108EC">
      <w:pPr>
        <w:pStyle w:val="Ttulo31"/>
        <w:spacing w:line="360" w:lineRule="auto"/>
        <w:rPr>
          <w:b/>
          <w:sz w:val="24"/>
          <w:szCs w:val="24"/>
        </w:rPr>
      </w:pPr>
      <w:bookmarkStart w:id="24" w:name="_i4n0sh2msiv2"/>
      <w:bookmarkEnd w:id="24"/>
      <w:r>
        <w:rPr>
          <w:b/>
          <w:sz w:val="24"/>
          <w:szCs w:val="24"/>
        </w:rPr>
        <w:t>3.2 Atividades de corregedoria</w:t>
      </w:r>
    </w:p>
    <w:p w:rsidR="002116E7" w:rsidRDefault="009108EC">
      <w:pPr>
        <w:spacing w:after="160" w:line="360" w:lineRule="auto"/>
        <w:ind w:firstLine="440"/>
        <w:jc w:val="both"/>
        <w:rPr>
          <w:sz w:val="24"/>
          <w:szCs w:val="24"/>
          <w:highlight w:val="white"/>
        </w:rPr>
      </w:pPr>
      <w:r>
        <w:rPr>
          <w:sz w:val="24"/>
          <w:szCs w:val="24"/>
          <w:highlight w:val="white"/>
        </w:rPr>
        <w:t xml:space="preserve">Uma das áreas na qual os gestores terão que atuar, direta ou indiretamente, é a corregedoria. </w:t>
      </w:r>
      <w:r w:rsidR="00BB3554">
        <w:rPr>
          <w:sz w:val="24"/>
          <w:szCs w:val="24"/>
          <w:highlight w:val="white"/>
        </w:rPr>
        <w:t>A</w:t>
      </w:r>
      <w:r w:rsidR="00C34D8D">
        <w:rPr>
          <w:sz w:val="24"/>
          <w:szCs w:val="24"/>
          <w:highlight w:val="white"/>
        </w:rPr>
        <w:t xml:space="preserve"> </w:t>
      </w:r>
      <w:r>
        <w:rPr>
          <w:sz w:val="24"/>
          <w:szCs w:val="24"/>
          <w:highlight w:val="white"/>
        </w:rPr>
        <w:t xml:space="preserve">principal finalidade </w:t>
      </w:r>
      <w:r w:rsidR="00BB3554">
        <w:rPr>
          <w:sz w:val="24"/>
          <w:szCs w:val="24"/>
          <w:highlight w:val="white"/>
        </w:rPr>
        <w:t xml:space="preserve">dessa área </w:t>
      </w:r>
      <w:r>
        <w:rPr>
          <w:sz w:val="24"/>
          <w:szCs w:val="24"/>
          <w:highlight w:val="white"/>
        </w:rPr>
        <w:t>é zelar pela regular prestação do serviço e pela constante melhoria dos serviços prestados à sociedade. Conforme visto</w:t>
      </w:r>
      <w:r w:rsidR="00BB3554">
        <w:rPr>
          <w:sz w:val="24"/>
          <w:szCs w:val="24"/>
          <w:highlight w:val="white"/>
        </w:rPr>
        <w:t>,</w:t>
      </w:r>
      <w:r>
        <w:rPr>
          <w:sz w:val="24"/>
          <w:szCs w:val="24"/>
          <w:highlight w:val="white"/>
        </w:rPr>
        <w:t xml:space="preserve"> quando do estudo da nossa estrutura organizacional, compete à </w:t>
      </w:r>
      <w:r w:rsidR="00BB3554">
        <w:rPr>
          <w:sz w:val="24"/>
          <w:szCs w:val="24"/>
          <w:highlight w:val="white"/>
        </w:rPr>
        <w:t>C</w:t>
      </w:r>
      <w:r>
        <w:rPr>
          <w:sz w:val="24"/>
          <w:szCs w:val="24"/>
          <w:highlight w:val="white"/>
        </w:rPr>
        <w:t>orregedoria, em suma, planejar, supervisionar, orientar e coordenar as atividades relacionadas com a conduta funcional e a eficiência das atividades dos servidores do Departamento, assim como dos procedimentos relativos à correição e à disciplina.</w:t>
      </w:r>
    </w:p>
    <w:p w:rsidR="002116E7" w:rsidRDefault="009108EC">
      <w:pPr>
        <w:spacing w:after="160" w:line="360" w:lineRule="auto"/>
        <w:ind w:firstLine="440"/>
        <w:jc w:val="both"/>
        <w:rPr>
          <w:sz w:val="24"/>
          <w:szCs w:val="24"/>
          <w:highlight w:val="white"/>
        </w:rPr>
      </w:pPr>
      <w:r>
        <w:rPr>
          <w:sz w:val="24"/>
          <w:szCs w:val="24"/>
          <w:highlight w:val="white"/>
        </w:rPr>
        <w:t xml:space="preserve">Nos últimos anos a área correcional passou por mudanças estruturantes na PRF, desenvolvendo conceitos e projetos de corregedoria participativa e de corregedoria preventiva que culminaram na edição da Portaria nº 1.038, de 18 de junho de 2014, do Ministério da Justiça. Um dos principais avanços contemplados na referida Portaria é a possibilidade de se exercer um controle </w:t>
      </w:r>
      <w:r>
        <w:rPr>
          <w:sz w:val="24"/>
          <w:szCs w:val="24"/>
          <w:highlight w:val="white"/>
        </w:rPr>
        <w:lastRenderedPageBreak/>
        <w:t>gerencial para as condutas funcionais de menor gravidade, em substituição ao controle estritamente correcional, consagrando de tal sorte os princípios constitucionais da eficiência e da economicidade.</w:t>
      </w:r>
    </w:p>
    <w:p w:rsidR="002116E7" w:rsidRDefault="009108EC">
      <w:pPr>
        <w:spacing w:after="160" w:line="360" w:lineRule="auto"/>
        <w:ind w:firstLine="440"/>
        <w:jc w:val="both"/>
        <w:rPr>
          <w:sz w:val="24"/>
          <w:szCs w:val="24"/>
          <w:highlight w:val="white"/>
        </w:rPr>
      </w:pPr>
      <w:r>
        <w:rPr>
          <w:sz w:val="24"/>
          <w:szCs w:val="24"/>
          <w:highlight w:val="white"/>
        </w:rPr>
        <w:t>Na subunidade de estudo seguinte você aprenderá sobre o Acompanhamento Gerencial do Serviço (AGS), com ênfase em um de seus instrumentos, a Avaliação Gerencial, de responsabilidade dos gestores (</w:t>
      </w:r>
      <w:r w:rsidR="009A2242">
        <w:rPr>
          <w:sz w:val="24"/>
          <w:szCs w:val="24"/>
          <w:highlight w:val="white"/>
        </w:rPr>
        <w:t>d</w:t>
      </w:r>
      <w:r>
        <w:rPr>
          <w:sz w:val="24"/>
          <w:szCs w:val="24"/>
          <w:highlight w:val="white"/>
        </w:rPr>
        <w:t xml:space="preserve">iretores, </w:t>
      </w:r>
      <w:r w:rsidR="009A2242">
        <w:rPr>
          <w:sz w:val="24"/>
          <w:szCs w:val="24"/>
          <w:highlight w:val="white"/>
        </w:rPr>
        <w:t>c</w:t>
      </w:r>
      <w:r>
        <w:rPr>
          <w:sz w:val="24"/>
          <w:szCs w:val="24"/>
          <w:highlight w:val="white"/>
        </w:rPr>
        <w:t xml:space="preserve">oordenadores, </w:t>
      </w:r>
      <w:r w:rsidR="009A2242">
        <w:rPr>
          <w:sz w:val="24"/>
          <w:szCs w:val="24"/>
          <w:highlight w:val="white"/>
        </w:rPr>
        <w:t>c</w:t>
      </w:r>
      <w:r>
        <w:rPr>
          <w:sz w:val="24"/>
          <w:szCs w:val="24"/>
          <w:highlight w:val="white"/>
        </w:rPr>
        <w:t xml:space="preserve">hefes de Divisão, </w:t>
      </w:r>
      <w:r w:rsidR="009A2242">
        <w:rPr>
          <w:sz w:val="24"/>
          <w:szCs w:val="24"/>
          <w:highlight w:val="white"/>
        </w:rPr>
        <w:t>s</w:t>
      </w:r>
      <w:r>
        <w:rPr>
          <w:sz w:val="24"/>
          <w:szCs w:val="24"/>
          <w:highlight w:val="white"/>
        </w:rPr>
        <w:t xml:space="preserve">eção, </w:t>
      </w:r>
      <w:r w:rsidR="009A2242">
        <w:rPr>
          <w:sz w:val="24"/>
          <w:szCs w:val="24"/>
          <w:highlight w:val="white"/>
        </w:rPr>
        <w:t>s</w:t>
      </w:r>
      <w:r>
        <w:rPr>
          <w:sz w:val="24"/>
          <w:szCs w:val="24"/>
          <w:highlight w:val="white"/>
        </w:rPr>
        <w:t xml:space="preserve">etor, </w:t>
      </w:r>
      <w:r w:rsidR="009A2242">
        <w:rPr>
          <w:sz w:val="24"/>
          <w:szCs w:val="24"/>
          <w:highlight w:val="white"/>
        </w:rPr>
        <w:t>n</w:t>
      </w:r>
      <w:r>
        <w:rPr>
          <w:sz w:val="24"/>
          <w:szCs w:val="24"/>
          <w:highlight w:val="white"/>
        </w:rPr>
        <w:t xml:space="preserve">úcleos, </w:t>
      </w:r>
      <w:r w:rsidR="009A2242">
        <w:rPr>
          <w:sz w:val="24"/>
          <w:szCs w:val="24"/>
          <w:highlight w:val="white"/>
        </w:rPr>
        <w:t>g</w:t>
      </w:r>
      <w:r>
        <w:rPr>
          <w:sz w:val="24"/>
          <w:szCs w:val="24"/>
          <w:highlight w:val="white"/>
        </w:rPr>
        <w:t xml:space="preserve">rupos, </w:t>
      </w:r>
      <w:r w:rsidR="009A2242">
        <w:rPr>
          <w:sz w:val="24"/>
          <w:szCs w:val="24"/>
          <w:highlight w:val="white"/>
        </w:rPr>
        <w:t>d</w:t>
      </w:r>
      <w:r>
        <w:rPr>
          <w:sz w:val="24"/>
          <w:szCs w:val="24"/>
          <w:highlight w:val="white"/>
        </w:rPr>
        <w:t xml:space="preserve">elegacias e </w:t>
      </w:r>
      <w:r w:rsidR="009A2242">
        <w:rPr>
          <w:sz w:val="24"/>
          <w:szCs w:val="24"/>
          <w:highlight w:val="white"/>
        </w:rPr>
        <w:t>p</w:t>
      </w:r>
      <w:r>
        <w:rPr>
          <w:sz w:val="24"/>
          <w:szCs w:val="24"/>
          <w:highlight w:val="white"/>
        </w:rPr>
        <w:t>ostos).</w:t>
      </w:r>
    </w:p>
    <w:p w:rsidR="002116E7" w:rsidRDefault="00C34D8D">
      <w:pPr>
        <w:pStyle w:val="Ttulo41"/>
        <w:keepNext w:val="0"/>
        <w:keepLines w:val="0"/>
        <w:jc w:val="both"/>
        <w:rPr>
          <w:b/>
          <w:color w:val="00000A"/>
          <w:highlight w:val="white"/>
        </w:rPr>
      </w:pPr>
      <w:bookmarkStart w:id="25" w:name="_gxv2ab7dkthg"/>
      <w:bookmarkEnd w:id="25"/>
      <w:r>
        <w:rPr>
          <w:b/>
          <w:color w:val="00000A"/>
        </w:rPr>
        <w:t>3.</w:t>
      </w:r>
      <w:r w:rsidR="00374DA2">
        <w:rPr>
          <w:b/>
          <w:color w:val="00000A"/>
        </w:rPr>
        <w:t>2.1</w:t>
      </w:r>
      <w:r>
        <w:rPr>
          <w:b/>
          <w:color w:val="00000A"/>
        </w:rPr>
        <w:t xml:space="preserve"> </w:t>
      </w:r>
      <w:r w:rsidR="009108EC">
        <w:rPr>
          <w:b/>
          <w:color w:val="00000A"/>
        </w:rPr>
        <w:t>AGS</w:t>
      </w:r>
    </w:p>
    <w:p w:rsidR="002116E7" w:rsidRDefault="00C34D8D">
      <w:pPr>
        <w:spacing w:line="360" w:lineRule="auto"/>
        <w:ind w:firstLine="440"/>
        <w:jc w:val="both"/>
        <w:rPr>
          <w:sz w:val="24"/>
          <w:szCs w:val="24"/>
          <w:highlight w:val="white"/>
        </w:rPr>
      </w:pPr>
      <w:r>
        <w:rPr>
          <w:sz w:val="24"/>
          <w:szCs w:val="24"/>
          <w:highlight w:val="white"/>
        </w:rPr>
        <w:t xml:space="preserve">AGS é </w:t>
      </w:r>
      <w:r w:rsidR="009108EC">
        <w:rPr>
          <w:sz w:val="24"/>
          <w:szCs w:val="24"/>
          <w:highlight w:val="white"/>
        </w:rPr>
        <w:t xml:space="preserve">o conjunto de ações preventivas desenvolvidas pelos gestores do Departamento de Polícia Rodoviária Federal para verificar a regularidade e eficiência de seus servidores no desempenho das atividades </w:t>
      </w:r>
      <w:r>
        <w:rPr>
          <w:sz w:val="24"/>
          <w:szCs w:val="24"/>
          <w:highlight w:val="white"/>
        </w:rPr>
        <w:t>operacionais e administrativas</w:t>
      </w:r>
      <w:r w:rsidR="00B01CE1">
        <w:rPr>
          <w:sz w:val="24"/>
          <w:szCs w:val="24"/>
          <w:highlight w:val="white"/>
        </w:rPr>
        <w:t>.</w:t>
      </w:r>
    </w:p>
    <w:p w:rsidR="002116E7" w:rsidRDefault="009108EC">
      <w:pPr>
        <w:spacing w:line="360" w:lineRule="auto"/>
        <w:ind w:firstLine="440"/>
        <w:jc w:val="both"/>
        <w:rPr>
          <w:sz w:val="24"/>
          <w:szCs w:val="24"/>
          <w:highlight w:val="white"/>
        </w:rPr>
      </w:pPr>
      <w:r>
        <w:rPr>
          <w:sz w:val="24"/>
          <w:szCs w:val="24"/>
          <w:highlight w:val="white"/>
        </w:rPr>
        <w:t xml:space="preserve">Com a regulamentação do AGS reconheceu-se a possibilidade de correção </w:t>
      </w:r>
      <w:r>
        <w:rPr>
          <w:sz w:val="24"/>
          <w:szCs w:val="24"/>
        </w:rPr>
        <w:t xml:space="preserve">dos incidentes, condutas </w:t>
      </w:r>
      <w:r>
        <w:rPr>
          <w:sz w:val="24"/>
          <w:szCs w:val="24"/>
          <w:highlight w:val="white"/>
        </w:rPr>
        <w:t>funcionais de menor gravidade, por meio de controles gerenciais das chefias imediatas em conjunto com a corregedoria.</w:t>
      </w:r>
    </w:p>
    <w:p w:rsidR="002116E7" w:rsidRDefault="009108EC">
      <w:pPr>
        <w:spacing w:line="360" w:lineRule="auto"/>
        <w:jc w:val="both"/>
        <w:rPr>
          <w:sz w:val="24"/>
          <w:szCs w:val="24"/>
        </w:rPr>
      </w:pPr>
      <w:r>
        <w:rPr>
          <w:sz w:val="24"/>
          <w:szCs w:val="24"/>
        </w:rPr>
        <w:t xml:space="preserve">Incidentes, para fins da </w:t>
      </w:r>
      <w:r w:rsidR="009A2242">
        <w:rPr>
          <w:sz w:val="24"/>
          <w:szCs w:val="24"/>
        </w:rPr>
        <w:t>P</w:t>
      </w:r>
      <w:r>
        <w:rPr>
          <w:sz w:val="24"/>
          <w:szCs w:val="24"/>
        </w:rPr>
        <w:t>ortaria 1.038/2014-MJ, são as condutas de menor gravidade em que não tenha havido dolo ou má-fé, e que não estejam capituladas como infração administrativa sujeita a penalidade de suspensão ou demissão.</w:t>
      </w:r>
    </w:p>
    <w:p w:rsidR="002116E7" w:rsidRDefault="009108EC">
      <w:pPr>
        <w:spacing w:line="360" w:lineRule="auto"/>
        <w:ind w:firstLine="440"/>
        <w:jc w:val="both"/>
        <w:rPr>
          <w:sz w:val="24"/>
          <w:szCs w:val="24"/>
          <w:highlight w:val="white"/>
        </w:rPr>
      </w:pPr>
      <w:r>
        <w:rPr>
          <w:sz w:val="24"/>
          <w:szCs w:val="24"/>
          <w:highlight w:val="white"/>
        </w:rPr>
        <w:t>A execução da AGS se dá por meio de seus instrumentos, dentre os quais se encontra a Avaliação Gerencial.</w:t>
      </w:r>
    </w:p>
    <w:p w:rsidR="002116E7" w:rsidRDefault="009108EC">
      <w:pPr>
        <w:spacing w:line="360" w:lineRule="auto"/>
        <w:ind w:firstLine="440"/>
        <w:jc w:val="both"/>
        <w:rPr>
          <w:sz w:val="24"/>
          <w:szCs w:val="24"/>
          <w:highlight w:val="white"/>
        </w:rPr>
      </w:pPr>
      <w:r>
        <w:rPr>
          <w:sz w:val="24"/>
          <w:szCs w:val="24"/>
          <w:highlight w:val="white"/>
        </w:rPr>
        <w:t>No diagrama abaixo você conhecerá as principais características da Avaliação Gerencial.</w:t>
      </w:r>
    </w:p>
    <w:p w:rsidR="002116E7" w:rsidRDefault="009108EC">
      <w:pPr>
        <w:spacing w:line="360" w:lineRule="auto"/>
        <w:jc w:val="both"/>
        <w:rPr>
          <w:color w:val="0000FF"/>
          <w:sz w:val="24"/>
          <w:szCs w:val="24"/>
          <w:highlight w:val="white"/>
        </w:rPr>
      </w:pPr>
      <w:r>
        <w:rPr>
          <w:noProof/>
        </w:rPr>
        <w:lastRenderedPageBreak/>
        <w:drawing>
          <wp:inline distT="0" distB="0" distL="0" distR="0">
            <wp:extent cx="6987512" cy="2895600"/>
            <wp:effectExtent l="19050" t="0" r="3838" b="0"/>
            <wp:docPr id="6"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5.png"/>
                    <pic:cNvPicPr>
                      <a:picLocks noChangeAspect="1" noChangeArrowheads="1"/>
                    </pic:cNvPicPr>
                  </pic:nvPicPr>
                  <pic:blipFill>
                    <a:blip r:embed="rId13"/>
                    <a:stretch>
                      <a:fillRect/>
                    </a:stretch>
                  </pic:blipFill>
                  <pic:spPr bwMode="auto">
                    <a:xfrm>
                      <a:off x="0" y="0"/>
                      <a:ext cx="6987512" cy="2895600"/>
                    </a:xfrm>
                    <a:prstGeom prst="rect">
                      <a:avLst/>
                    </a:prstGeom>
                  </pic:spPr>
                </pic:pic>
              </a:graphicData>
            </a:graphic>
          </wp:inline>
        </w:drawing>
      </w:r>
    </w:p>
    <w:p w:rsidR="002116E7" w:rsidRDefault="009108EC">
      <w:r>
        <w:t>Figura 28: Diagrama com as principais características da Avaliação Gerencial.</w:t>
      </w:r>
    </w:p>
    <w:p w:rsidR="002116E7" w:rsidRDefault="009108EC">
      <w:r>
        <w:t>Fonte: Autor (2019)</w:t>
      </w:r>
    </w:p>
    <w:p w:rsidR="009A2242" w:rsidRDefault="009A2242"/>
    <w:p w:rsidR="002116E7" w:rsidRDefault="009108EC">
      <w:pPr>
        <w:pStyle w:val="Ttulo31"/>
        <w:spacing w:line="360" w:lineRule="auto"/>
        <w:rPr>
          <w:b/>
          <w:sz w:val="24"/>
          <w:szCs w:val="24"/>
        </w:rPr>
      </w:pPr>
      <w:bookmarkStart w:id="26" w:name="_1sflansehl7j"/>
      <w:bookmarkEnd w:id="26"/>
      <w:proofErr w:type="gramStart"/>
      <w:r>
        <w:rPr>
          <w:b/>
          <w:sz w:val="24"/>
          <w:szCs w:val="24"/>
        </w:rPr>
        <w:t>3.</w:t>
      </w:r>
      <w:r w:rsidR="00374DA2">
        <w:rPr>
          <w:b/>
          <w:sz w:val="24"/>
          <w:szCs w:val="24"/>
        </w:rPr>
        <w:t>3</w:t>
      </w:r>
      <w:r>
        <w:rPr>
          <w:b/>
          <w:sz w:val="24"/>
          <w:szCs w:val="24"/>
        </w:rPr>
        <w:t xml:space="preserve"> Atividade</w:t>
      </w:r>
      <w:proofErr w:type="gramEnd"/>
      <w:r>
        <w:rPr>
          <w:b/>
          <w:sz w:val="24"/>
          <w:szCs w:val="24"/>
        </w:rPr>
        <w:t xml:space="preserve"> de comunicação social</w:t>
      </w:r>
    </w:p>
    <w:p w:rsidR="007A1CA4" w:rsidRPr="001B0A1E" w:rsidRDefault="007A1CA4" w:rsidP="007A1CA4">
      <w:pPr>
        <w:spacing w:line="360" w:lineRule="auto"/>
        <w:ind w:firstLine="850"/>
        <w:jc w:val="both"/>
        <w:rPr>
          <w:color w:val="252525"/>
          <w:sz w:val="24"/>
          <w:szCs w:val="24"/>
        </w:rPr>
      </w:pPr>
      <w:r w:rsidRPr="00864379">
        <w:rPr>
          <w:color w:val="252525"/>
          <w:sz w:val="24"/>
          <w:szCs w:val="24"/>
        </w:rPr>
        <w:t>A imagem institucional está contida nas realizações da organização que são percebidas e valorizadas pela sociedade. Esta imagem</w:t>
      </w:r>
      <w:r w:rsidR="009A2242">
        <w:rPr>
          <w:color w:val="252525"/>
          <w:sz w:val="24"/>
          <w:szCs w:val="24"/>
        </w:rPr>
        <w:t xml:space="preserve"> </w:t>
      </w:r>
      <w:r w:rsidRPr="00864379">
        <w:rPr>
          <w:color w:val="252525"/>
          <w:sz w:val="24"/>
          <w:szCs w:val="24"/>
        </w:rPr>
        <w:t>deriva do que a organização é também, e em igual proporção, daquilo que a instituição parece ser. A imagem institucional é constituída por três tipos de informação: visual, de discurso e de ação.</w:t>
      </w:r>
    </w:p>
    <w:p w:rsidR="002116E7" w:rsidRDefault="009108EC">
      <w:pPr>
        <w:shd w:val="clear" w:color="auto" w:fill="FFFFFF"/>
        <w:spacing w:before="100" w:after="100" w:line="360" w:lineRule="auto"/>
        <w:ind w:firstLine="850"/>
        <w:jc w:val="both"/>
        <w:rPr>
          <w:color w:val="252525"/>
          <w:sz w:val="24"/>
          <w:szCs w:val="24"/>
        </w:rPr>
      </w:pPr>
      <w:r>
        <w:rPr>
          <w:color w:val="252525"/>
          <w:sz w:val="24"/>
          <w:szCs w:val="24"/>
        </w:rPr>
        <w:t xml:space="preserve">A PRF se destaca no cenário da segurança pública por sua excelência e efetividade no trabalho policial e pela indução de políticas de segurança e cidadania. Para que seja reconhecida como tal pela sociedade, gozando de maior aceitação e credibilidade, vem atuando fortemente na construção de uma comunicação social proativa, </w:t>
      </w:r>
      <w:r w:rsidR="009A2242">
        <w:rPr>
          <w:color w:val="252525"/>
          <w:sz w:val="24"/>
          <w:szCs w:val="24"/>
        </w:rPr>
        <w:t>na qual</w:t>
      </w:r>
      <w:proofErr w:type="gramStart"/>
      <w:r w:rsidR="009A2242">
        <w:rPr>
          <w:color w:val="252525"/>
          <w:sz w:val="24"/>
          <w:szCs w:val="24"/>
        </w:rPr>
        <w:t xml:space="preserve"> </w:t>
      </w:r>
      <w:r>
        <w:rPr>
          <w:color w:val="252525"/>
          <w:sz w:val="24"/>
          <w:szCs w:val="24"/>
        </w:rPr>
        <w:t xml:space="preserve"> </w:t>
      </w:r>
      <w:proofErr w:type="gramEnd"/>
      <w:r>
        <w:rPr>
          <w:color w:val="252525"/>
          <w:sz w:val="24"/>
          <w:szCs w:val="24"/>
        </w:rPr>
        <w:t>além de tutelar a imagem institucional, busca auxiliar no gerenciamento de crises e na formação da opinião pública, interna e externa à instituição.</w:t>
      </w:r>
    </w:p>
    <w:p w:rsidR="002116E7" w:rsidRDefault="002116E7">
      <w:pPr>
        <w:shd w:val="clear" w:color="auto" w:fill="FFFFFF"/>
        <w:spacing w:before="100" w:after="100" w:line="360" w:lineRule="auto"/>
        <w:ind w:firstLine="850"/>
        <w:jc w:val="both"/>
        <w:rPr>
          <w:color w:val="252525"/>
          <w:sz w:val="24"/>
          <w:szCs w:val="24"/>
        </w:rPr>
      </w:pPr>
    </w:p>
    <w:p w:rsidR="002116E7" w:rsidRDefault="002116E7">
      <w:pPr>
        <w:shd w:val="clear" w:color="auto" w:fill="FFFFFF"/>
        <w:spacing w:before="100" w:after="100" w:line="360" w:lineRule="auto"/>
        <w:ind w:firstLine="850"/>
        <w:jc w:val="both"/>
      </w:pPr>
    </w:p>
    <w:p w:rsidR="007A1CA4" w:rsidRDefault="00864379" w:rsidP="007A1CA4">
      <w:pPr>
        <w:pStyle w:val="Ttulo2"/>
        <w:keepNext w:val="0"/>
        <w:keepLines w:val="0"/>
        <w:spacing w:before="480"/>
      </w:pPr>
      <w:r>
        <w:t>CONSIDERAÇÕES FINAIS</w:t>
      </w:r>
    </w:p>
    <w:p w:rsidR="007A1CA4" w:rsidRDefault="007A1CA4" w:rsidP="007A1CA4">
      <w:pPr>
        <w:spacing w:line="360" w:lineRule="auto"/>
        <w:ind w:firstLine="860"/>
        <w:jc w:val="both"/>
        <w:rPr>
          <w:sz w:val="24"/>
          <w:szCs w:val="24"/>
        </w:rPr>
      </w:pPr>
      <w:r>
        <w:rPr>
          <w:sz w:val="24"/>
          <w:szCs w:val="24"/>
        </w:rPr>
        <w:t>Bom, chegamos ao fim de mais um curso.</w:t>
      </w:r>
    </w:p>
    <w:p w:rsidR="007A1CA4" w:rsidRDefault="007A1CA4" w:rsidP="007A1CA4">
      <w:pPr>
        <w:spacing w:line="360" w:lineRule="auto"/>
        <w:ind w:firstLine="860"/>
        <w:jc w:val="both"/>
        <w:rPr>
          <w:sz w:val="24"/>
          <w:szCs w:val="24"/>
        </w:rPr>
      </w:pPr>
      <w:r>
        <w:rPr>
          <w:sz w:val="24"/>
          <w:szCs w:val="24"/>
        </w:rPr>
        <w:lastRenderedPageBreak/>
        <w:t xml:space="preserve">Destacamos que </w:t>
      </w:r>
      <w:r w:rsidR="009A2242">
        <w:rPr>
          <w:sz w:val="24"/>
          <w:szCs w:val="24"/>
        </w:rPr>
        <w:t>neste</w:t>
      </w:r>
      <w:r w:rsidR="00C60DC9">
        <w:rPr>
          <w:sz w:val="24"/>
          <w:szCs w:val="24"/>
        </w:rPr>
        <w:t xml:space="preserve"> </w:t>
      </w:r>
      <w:r>
        <w:rPr>
          <w:sz w:val="24"/>
          <w:szCs w:val="24"/>
        </w:rPr>
        <w:t>curso trouxemos uma visão da gestão operacional, sua importância, seu posicionamento dentro da metodologia de gestão da PRF e</w:t>
      </w:r>
      <w:r w:rsidR="00C60DC9">
        <w:rPr>
          <w:sz w:val="24"/>
          <w:szCs w:val="24"/>
        </w:rPr>
        <w:t xml:space="preserve"> o</w:t>
      </w:r>
      <w:r>
        <w:rPr>
          <w:sz w:val="24"/>
          <w:szCs w:val="24"/>
        </w:rPr>
        <w:t xml:space="preserve"> seu inter-relacionamento na dinâmica do ciclo de gestão. Apresentamos também o Manual de Gestão Operacional, um importante normativo que é a base para toda a gestão operacional e sua aplicação.</w:t>
      </w:r>
    </w:p>
    <w:p w:rsidR="007A1CA4" w:rsidRDefault="007A1CA4" w:rsidP="007A1CA4">
      <w:pPr>
        <w:spacing w:line="360" w:lineRule="auto"/>
        <w:ind w:firstLine="860"/>
        <w:jc w:val="both"/>
        <w:rPr>
          <w:sz w:val="24"/>
          <w:szCs w:val="24"/>
        </w:rPr>
      </w:pPr>
      <w:r>
        <w:rPr>
          <w:sz w:val="24"/>
          <w:szCs w:val="24"/>
        </w:rPr>
        <w:t xml:space="preserve">Vimos ainda de forma ampla as bases que são consideradas orientadoras para o planejamento da PRF em todos os níveis e suas relações. Ao entramos no processo de planejamento operacional, demonstramos claramente todo </w:t>
      </w:r>
      <w:r w:rsidR="009A2242">
        <w:rPr>
          <w:sz w:val="24"/>
          <w:szCs w:val="24"/>
        </w:rPr>
        <w:t>o processo</w:t>
      </w:r>
      <w:r w:rsidR="00AC7986">
        <w:rPr>
          <w:sz w:val="24"/>
          <w:szCs w:val="24"/>
        </w:rPr>
        <w:t>,</w:t>
      </w:r>
      <w:r>
        <w:rPr>
          <w:sz w:val="24"/>
          <w:szCs w:val="24"/>
        </w:rPr>
        <w:t xml:space="preserve"> </w:t>
      </w:r>
      <w:r w:rsidR="009A2242">
        <w:rPr>
          <w:sz w:val="24"/>
          <w:szCs w:val="24"/>
        </w:rPr>
        <w:t>os</w:t>
      </w:r>
      <w:r w:rsidR="00AC7986">
        <w:rPr>
          <w:sz w:val="24"/>
          <w:szCs w:val="24"/>
        </w:rPr>
        <w:t xml:space="preserve"> </w:t>
      </w:r>
      <w:r>
        <w:rPr>
          <w:sz w:val="24"/>
          <w:szCs w:val="24"/>
        </w:rPr>
        <w:t>desdobramentos e  etapas, de forma a traduzir e organizar o que foi estabelecido no MGO</w:t>
      </w:r>
      <w:r w:rsidR="009A2242">
        <w:rPr>
          <w:sz w:val="24"/>
          <w:szCs w:val="24"/>
        </w:rPr>
        <w:t>. A intenção foi</w:t>
      </w:r>
      <w:r>
        <w:rPr>
          <w:sz w:val="24"/>
          <w:szCs w:val="24"/>
        </w:rPr>
        <w:t xml:space="preserve"> v facilitar sua compreensão e aplicação nos exercícios propostos e na gestão da sua unidade.</w:t>
      </w:r>
    </w:p>
    <w:p w:rsidR="007A1CA4" w:rsidRDefault="007A1CA4" w:rsidP="007A1CA4">
      <w:pPr>
        <w:spacing w:line="360" w:lineRule="auto"/>
        <w:ind w:firstLine="860"/>
        <w:jc w:val="both"/>
        <w:rPr>
          <w:sz w:val="24"/>
          <w:szCs w:val="24"/>
        </w:rPr>
      </w:pPr>
      <w:r>
        <w:rPr>
          <w:sz w:val="24"/>
          <w:szCs w:val="24"/>
        </w:rPr>
        <w:t xml:space="preserve">Trouxemos ainda um resumo dos tipos de planos, </w:t>
      </w:r>
      <w:r w:rsidR="009A2242">
        <w:rPr>
          <w:sz w:val="24"/>
          <w:szCs w:val="24"/>
        </w:rPr>
        <w:t>os</w:t>
      </w:r>
      <w:r w:rsidR="00AC7986">
        <w:rPr>
          <w:sz w:val="24"/>
          <w:szCs w:val="24"/>
        </w:rPr>
        <w:t xml:space="preserve"> </w:t>
      </w:r>
      <w:r>
        <w:rPr>
          <w:sz w:val="24"/>
          <w:szCs w:val="24"/>
        </w:rPr>
        <w:t xml:space="preserve">documentos </w:t>
      </w:r>
      <w:proofErr w:type="spellStart"/>
      <w:r>
        <w:rPr>
          <w:sz w:val="24"/>
          <w:szCs w:val="24"/>
        </w:rPr>
        <w:t>formalizadores</w:t>
      </w:r>
      <w:proofErr w:type="spellEnd"/>
      <w:r>
        <w:rPr>
          <w:sz w:val="24"/>
          <w:szCs w:val="24"/>
        </w:rPr>
        <w:t>, o que estabelecem e o que demandam para os gestores em todos os níveis de gestão</w:t>
      </w:r>
      <w:r w:rsidR="009A2242">
        <w:rPr>
          <w:sz w:val="24"/>
          <w:szCs w:val="24"/>
        </w:rPr>
        <w:t xml:space="preserve">. </w:t>
      </w:r>
      <w:r>
        <w:rPr>
          <w:sz w:val="24"/>
          <w:szCs w:val="24"/>
        </w:rPr>
        <w:t xml:space="preserve">  </w:t>
      </w:r>
      <w:r w:rsidR="009A2242">
        <w:rPr>
          <w:sz w:val="24"/>
          <w:szCs w:val="24"/>
        </w:rPr>
        <w:t xml:space="preserve">Por </w:t>
      </w:r>
      <w:r>
        <w:rPr>
          <w:sz w:val="24"/>
          <w:szCs w:val="24"/>
        </w:rPr>
        <w:t>fim</w:t>
      </w:r>
      <w:r w:rsidR="009A2242">
        <w:rPr>
          <w:sz w:val="24"/>
          <w:szCs w:val="24"/>
        </w:rPr>
        <w:t>,</w:t>
      </w:r>
      <w:r>
        <w:rPr>
          <w:sz w:val="24"/>
          <w:szCs w:val="24"/>
        </w:rPr>
        <w:t xml:space="preserve"> expomos considerações sobre as fases da execução e controle operacional, </w:t>
      </w:r>
      <w:r w:rsidR="00FA1A67">
        <w:rPr>
          <w:sz w:val="24"/>
          <w:szCs w:val="24"/>
        </w:rPr>
        <w:t>a</w:t>
      </w:r>
      <w:r w:rsidR="00AC7986">
        <w:rPr>
          <w:sz w:val="24"/>
          <w:szCs w:val="24"/>
        </w:rPr>
        <w:t xml:space="preserve"> </w:t>
      </w:r>
      <w:r>
        <w:rPr>
          <w:sz w:val="24"/>
          <w:szCs w:val="24"/>
        </w:rPr>
        <w:t>importância, processo e os aspectos facilitadores para a efetivação destas fases.</w:t>
      </w:r>
    </w:p>
    <w:p w:rsidR="007A1CA4" w:rsidRDefault="007A1CA4" w:rsidP="007A1CA4">
      <w:pPr>
        <w:spacing w:line="360" w:lineRule="auto"/>
        <w:ind w:firstLine="860"/>
        <w:jc w:val="both"/>
        <w:rPr>
          <w:sz w:val="24"/>
          <w:szCs w:val="24"/>
        </w:rPr>
      </w:pPr>
      <w:r>
        <w:rPr>
          <w:sz w:val="24"/>
          <w:szCs w:val="24"/>
        </w:rPr>
        <w:t>Com tudo isso</w:t>
      </w:r>
      <w:r w:rsidR="00FA1A67">
        <w:rPr>
          <w:sz w:val="24"/>
          <w:szCs w:val="24"/>
        </w:rPr>
        <w:t>,</w:t>
      </w:r>
      <w:r>
        <w:rPr>
          <w:sz w:val="24"/>
          <w:szCs w:val="24"/>
        </w:rPr>
        <w:t xml:space="preserve"> salientamos a importância da missão de ser gestor em nossa instituição, principalmente na área operacional em parceria com as demais áreas gestoras</w:t>
      </w:r>
      <w:r w:rsidR="00FA1A67">
        <w:rPr>
          <w:sz w:val="24"/>
          <w:szCs w:val="24"/>
        </w:rPr>
        <w:t xml:space="preserve">. Elas </w:t>
      </w:r>
      <w:r>
        <w:rPr>
          <w:sz w:val="24"/>
          <w:szCs w:val="24"/>
        </w:rPr>
        <w:t>têm responsabilidades enormes e muitos desafios diante da evolução da sociedade moderna, das grandes demandas que estão surgindo e das dificuldades apresentadas diariamente</w:t>
      </w:r>
      <w:r w:rsidR="00FA1A67">
        <w:rPr>
          <w:sz w:val="24"/>
          <w:szCs w:val="24"/>
        </w:rPr>
        <w:t>. O</w:t>
      </w:r>
      <w:r>
        <w:rPr>
          <w:sz w:val="24"/>
          <w:szCs w:val="24"/>
        </w:rPr>
        <w:t xml:space="preserve"> desenvolvimento dessa capacitação trará, com certeza, a ampliação das competências dos gestores, a oportunidade de cumprirmos a missão da PRF e alcançar nossa visão de futuro.</w:t>
      </w:r>
    </w:p>
    <w:p w:rsidR="007A1CA4" w:rsidRDefault="007A1CA4" w:rsidP="007A1CA4"/>
    <w:p w:rsidR="007A1CA4" w:rsidRDefault="007A1CA4" w:rsidP="007A1CA4">
      <w:pPr>
        <w:spacing w:line="360" w:lineRule="auto"/>
        <w:rPr>
          <w:sz w:val="24"/>
          <w:szCs w:val="24"/>
        </w:rPr>
      </w:pPr>
      <w:r>
        <w:br w:type="page"/>
      </w:r>
    </w:p>
    <w:p w:rsidR="00B7775A" w:rsidRPr="00274D2D" w:rsidRDefault="007A1CA4" w:rsidP="00274D2D">
      <w:pPr>
        <w:pStyle w:val="Ttulo2"/>
      </w:pPr>
      <w:bookmarkStart w:id="27" w:name="_esbxinqps9z8" w:colFirst="0" w:colLast="0"/>
      <w:bookmarkEnd w:id="27"/>
      <w:r>
        <w:lastRenderedPageBreak/>
        <w:t>REFERÊNCIAS</w:t>
      </w:r>
    </w:p>
    <w:p w:rsidR="007A1CA4" w:rsidRDefault="007A1CA4" w:rsidP="007A1CA4">
      <w:pPr>
        <w:spacing w:after="160" w:line="360" w:lineRule="auto"/>
        <w:jc w:val="both"/>
        <w:rPr>
          <w:sz w:val="24"/>
          <w:szCs w:val="24"/>
          <w:highlight w:val="white"/>
        </w:rPr>
      </w:pPr>
      <w:r>
        <w:rPr>
          <w:sz w:val="24"/>
          <w:szCs w:val="24"/>
          <w:highlight w:val="white"/>
        </w:rPr>
        <w:t xml:space="preserve">ALBUQUERQUE, Lindolfo Galvão </w:t>
      </w:r>
      <w:proofErr w:type="gramStart"/>
      <w:r>
        <w:rPr>
          <w:sz w:val="24"/>
          <w:szCs w:val="24"/>
          <w:highlight w:val="white"/>
        </w:rPr>
        <w:t>de;</w:t>
      </w:r>
      <w:proofErr w:type="gramEnd"/>
      <w:r>
        <w:rPr>
          <w:sz w:val="24"/>
          <w:szCs w:val="24"/>
          <w:highlight w:val="white"/>
        </w:rPr>
        <w:t xml:space="preserve"> LEITE, Nildes Pitombo. Gestão de pessoas: perspectivas e estratégias. São Paulo: Atlas, 2009.</w:t>
      </w:r>
    </w:p>
    <w:p w:rsidR="009B55F0" w:rsidRPr="009B55F0" w:rsidRDefault="009B55F0" w:rsidP="009B55F0">
      <w:pPr>
        <w:spacing w:line="360" w:lineRule="auto"/>
        <w:jc w:val="both"/>
        <w:rPr>
          <w:sz w:val="24"/>
          <w:szCs w:val="24"/>
        </w:rPr>
      </w:pPr>
      <w:r w:rsidRPr="00864379">
        <w:rPr>
          <w:sz w:val="24"/>
          <w:szCs w:val="24"/>
        </w:rPr>
        <w:t>ALMEIDA, Paulo Samuel de. Gestão da Manutenção: aplicada às áreas industrial, predial e elétrica / Paulo Samuel de Almeida. São Paulo: Érica, 2017.</w:t>
      </w:r>
    </w:p>
    <w:p w:rsidR="000E52A9" w:rsidRDefault="000E52A9" w:rsidP="007A1CA4">
      <w:pPr>
        <w:spacing w:after="160" w:line="360" w:lineRule="auto"/>
        <w:jc w:val="both"/>
        <w:rPr>
          <w:sz w:val="24"/>
          <w:szCs w:val="24"/>
          <w:highlight w:val="white"/>
        </w:rPr>
      </w:pPr>
      <w:r>
        <w:rPr>
          <w:sz w:val="24"/>
          <w:szCs w:val="24"/>
          <w:highlight w:val="white"/>
        </w:rPr>
        <w:t xml:space="preserve">BERG, Ernesto Artur. Administração de conflitos: abordagens práticas para o dia a dia. 1. </w:t>
      </w:r>
      <w:proofErr w:type="gramStart"/>
      <w:r>
        <w:rPr>
          <w:sz w:val="24"/>
          <w:szCs w:val="24"/>
          <w:highlight w:val="white"/>
        </w:rPr>
        <w:t>ed.</w:t>
      </w:r>
      <w:proofErr w:type="gramEnd"/>
      <w:r>
        <w:rPr>
          <w:sz w:val="24"/>
          <w:szCs w:val="24"/>
          <w:highlight w:val="white"/>
        </w:rPr>
        <w:t xml:space="preserve"> Curitiba: Juruá, 2012.</w:t>
      </w:r>
    </w:p>
    <w:p w:rsidR="00411A34" w:rsidRDefault="00411A34" w:rsidP="00411A34">
      <w:pPr>
        <w:spacing w:line="360" w:lineRule="auto"/>
        <w:jc w:val="both"/>
        <w:rPr>
          <w:sz w:val="24"/>
          <w:szCs w:val="24"/>
        </w:rPr>
      </w:pPr>
      <w:r>
        <w:rPr>
          <w:sz w:val="24"/>
          <w:szCs w:val="24"/>
        </w:rPr>
        <w:t>ANDRADE, Carlos Afonso de. Manuais Normas e procedimentos. Disponível em: &lt;</w:t>
      </w:r>
      <w:proofErr w:type="gramStart"/>
      <w:r>
        <w:rPr>
          <w:sz w:val="24"/>
          <w:szCs w:val="24"/>
        </w:rPr>
        <w:t>https</w:t>
      </w:r>
      <w:proofErr w:type="gramEnd"/>
      <w:r>
        <w:rPr>
          <w:sz w:val="24"/>
          <w:szCs w:val="24"/>
        </w:rPr>
        <w:t>://www.zemoleza.com.br/trabalho-academico/humanas/administracao/manuais-normas-e-procedimentos/&gt;. Acesso em: 03 out. 2017.</w:t>
      </w:r>
    </w:p>
    <w:p w:rsidR="00411A34" w:rsidRDefault="00411A34" w:rsidP="00411A34">
      <w:pPr>
        <w:spacing w:line="360" w:lineRule="auto"/>
        <w:jc w:val="both"/>
        <w:rPr>
          <w:sz w:val="24"/>
          <w:szCs w:val="24"/>
        </w:rPr>
      </w:pPr>
      <w:r>
        <w:rPr>
          <w:sz w:val="24"/>
          <w:szCs w:val="24"/>
        </w:rPr>
        <w:t xml:space="preserve">ARAÚJO, L. C. G. </w:t>
      </w:r>
      <w:proofErr w:type="spellStart"/>
      <w:r>
        <w:rPr>
          <w:sz w:val="24"/>
          <w:szCs w:val="24"/>
        </w:rPr>
        <w:t>Manualização</w:t>
      </w:r>
      <w:proofErr w:type="spellEnd"/>
      <w:r>
        <w:rPr>
          <w:sz w:val="24"/>
          <w:szCs w:val="24"/>
        </w:rPr>
        <w:t xml:space="preserve">: sua relevância na gestão de processos. In: ______. Organização, sistemas e métodos e as tecnologias de gestão organizacional, volume </w:t>
      </w:r>
      <w:proofErr w:type="gramStart"/>
      <w:r>
        <w:rPr>
          <w:sz w:val="24"/>
          <w:szCs w:val="24"/>
        </w:rPr>
        <w:t>1</w:t>
      </w:r>
      <w:proofErr w:type="gramEnd"/>
      <w:r>
        <w:rPr>
          <w:sz w:val="24"/>
          <w:szCs w:val="24"/>
        </w:rPr>
        <w:t xml:space="preserve">. </w:t>
      </w:r>
      <w:proofErr w:type="gramStart"/>
      <w:r>
        <w:rPr>
          <w:sz w:val="24"/>
          <w:szCs w:val="24"/>
        </w:rPr>
        <w:t>5.</w:t>
      </w:r>
      <w:proofErr w:type="gramEnd"/>
      <w:r>
        <w:rPr>
          <w:sz w:val="24"/>
          <w:szCs w:val="24"/>
        </w:rPr>
        <w:t xml:space="preserve">ed. São Paulo: Editora Atlas S. A., 2011. </w:t>
      </w:r>
      <w:proofErr w:type="gramStart"/>
      <w:r>
        <w:rPr>
          <w:sz w:val="24"/>
          <w:szCs w:val="24"/>
        </w:rPr>
        <w:t>cap.</w:t>
      </w:r>
      <w:proofErr w:type="gramEnd"/>
      <w:r>
        <w:rPr>
          <w:sz w:val="24"/>
          <w:szCs w:val="24"/>
        </w:rPr>
        <w:t>6.</w:t>
      </w:r>
    </w:p>
    <w:p w:rsidR="00411A34" w:rsidRDefault="00411A34" w:rsidP="00411A34">
      <w:pPr>
        <w:spacing w:line="360" w:lineRule="auto"/>
        <w:jc w:val="both"/>
        <w:rPr>
          <w:sz w:val="24"/>
          <w:szCs w:val="24"/>
        </w:rPr>
      </w:pPr>
    </w:p>
    <w:p w:rsidR="00411A34" w:rsidRDefault="00411A34" w:rsidP="00411A34">
      <w:pPr>
        <w:spacing w:line="360" w:lineRule="auto"/>
        <w:jc w:val="both"/>
        <w:rPr>
          <w:sz w:val="24"/>
          <w:szCs w:val="24"/>
        </w:rPr>
      </w:pPr>
      <w:r>
        <w:rPr>
          <w:sz w:val="24"/>
          <w:szCs w:val="24"/>
        </w:rPr>
        <w:t>AURÉLIO, Dicionário do. Dicionário Aurélio de Português Online. [</w:t>
      </w:r>
      <w:proofErr w:type="spellStart"/>
      <w:r>
        <w:rPr>
          <w:sz w:val="24"/>
          <w:szCs w:val="24"/>
        </w:rPr>
        <w:t>S.l</w:t>
      </w:r>
      <w:proofErr w:type="spellEnd"/>
      <w:r>
        <w:rPr>
          <w:sz w:val="24"/>
          <w:szCs w:val="24"/>
        </w:rPr>
        <w:t>.: s.n.], 2017. Disponível em: &lt;</w:t>
      </w:r>
      <w:proofErr w:type="gramStart"/>
      <w:r>
        <w:rPr>
          <w:sz w:val="24"/>
          <w:szCs w:val="24"/>
        </w:rPr>
        <w:t>https</w:t>
      </w:r>
      <w:proofErr w:type="gramEnd"/>
      <w:r>
        <w:rPr>
          <w:sz w:val="24"/>
          <w:szCs w:val="24"/>
        </w:rPr>
        <w:t>://dicionariodoaurelio.com/&gt;. Acesso em: 03 out. 2017.</w:t>
      </w:r>
    </w:p>
    <w:p w:rsidR="00411A34" w:rsidRDefault="00411A34" w:rsidP="00411A34">
      <w:pPr>
        <w:spacing w:line="360" w:lineRule="auto"/>
        <w:jc w:val="both"/>
        <w:rPr>
          <w:sz w:val="24"/>
          <w:szCs w:val="24"/>
        </w:rPr>
      </w:pPr>
    </w:p>
    <w:p w:rsidR="00411A34" w:rsidRDefault="00411A34" w:rsidP="007A1CA4">
      <w:pPr>
        <w:spacing w:after="160" w:line="360" w:lineRule="auto"/>
        <w:jc w:val="both"/>
        <w:rPr>
          <w:sz w:val="24"/>
          <w:szCs w:val="24"/>
          <w:highlight w:val="white"/>
        </w:rPr>
      </w:pPr>
    </w:p>
    <w:p w:rsidR="009B55F0" w:rsidRDefault="009B55F0" w:rsidP="007A1CA4">
      <w:pPr>
        <w:spacing w:after="160" w:line="360" w:lineRule="auto"/>
        <w:jc w:val="both"/>
        <w:rPr>
          <w:sz w:val="24"/>
          <w:szCs w:val="24"/>
          <w:highlight w:val="white"/>
        </w:rPr>
      </w:pPr>
      <w:r>
        <w:rPr>
          <w:sz w:val="24"/>
          <w:szCs w:val="24"/>
          <w:highlight w:val="white"/>
        </w:rPr>
        <w:t>BOHLANDER, George, SNELL, Scott, SHERMAN, Arthur. Administração de Recursos Humanos. São Paulo: Pioneira Thomson Learning, 2005.</w:t>
      </w:r>
    </w:p>
    <w:p w:rsidR="009B55F0" w:rsidRDefault="009B55F0" w:rsidP="007A1CA4">
      <w:pPr>
        <w:spacing w:after="160" w:line="360" w:lineRule="auto"/>
        <w:jc w:val="both"/>
        <w:rPr>
          <w:sz w:val="24"/>
          <w:szCs w:val="24"/>
        </w:rPr>
      </w:pPr>
      <w:r w:rsidRPr="009B55F0">
        <w:rPr>
          <w:sz w:val="24"/>
          <w:szCs w:val="24"/>
        </w:rPr>
        <w:t xml:space="preserve">BRASIL. Câmara dos Deputados. </w:t>
      </w:r>
      <w:r w:rsidRPr="009B55F0">
        <w:rPr>
          <w:b/>
          <w:sz w:val="24"/>
          <w:szCs w:val="24"/>
        </w:rPr>
        <w:t>LOA 2017</w:t>
      </w:r>
      <w:r w:rsidRPr="009B55F0">
        <w:rPr>
          <w:sz w:val="24"/>
          <w:szCs w:val="24"/>
        </w:rPr>
        <w:t xml:space="preserve">: texto final. Brasília, 2017. Disponível em: </w:t>
      </w:r>
      <w:proofErr w:type="gramStart"/>
      <w:r w:rsidRPr="009B55F0">
        <w:rPr>
          <w:sz w:val="24"/>
          <w:szCs w:val="24"/>
        </w:rPr>
        <w:t>https</w:t>
      </w:r>
      <w:proofErr w:type="gramEnd"/>
      <w:r w:rsidRPr="009B55F0">
        <w:rPr>
          <w:sz w:val="24"/>
          <w:szCs w:val="24"/>
        </w:rPr>
        <w:t xml:space="preserve">://www2.camara.leg.br/orcamento-da-uniao/leis-orcamentarias/loa/2017/tramitacao/texto-final. Acesso em: </w:t>
      </w:r>
      <w:proofErr w:type="gramStart"/>
      <w:r w:rsidRPr="009B55F0">
        <w:rPr>
          <w:sz w:val="24"/>
          <w:szCs w:val="24"/>
        </w:rPr>
        <w:t>5</w:t>
      </w:r>
      <w:proofErr w:type="gramEnd"/>
      <w:r w:rsidRPr="009B55F0">
        <w:rPr>
          <w:sz w:val="24"/>
          <w:szCs w:val="24"/>
        </w:rPr>
        <w:t xml:space="preserve"> maio 2020. </w:t>
      </w:r>
    </w:p>
    <w:p w:rsidR="007A1CA4" w:rsidRDefault="007A1CA4" w:rsidP="007A1CA4">
      <w:pPr>
        <w:spacing w:after="160" w:line="360" w:lineRule="auto"/>
        <w:jc w:val="both"/>
        <w:rPr>
          <w:sz w:val="24"/>
          <w:szCs w:val="24"/>
          <w:highlight w:val="white"/>
        </w:rPr>
      </w:pPr>
      <w:r>
        <w:rPr>
          <w:sz w:val="24"/>
          <w:szCs w:val="24"/>
          <w:highlight w:val="white"/>
        </w:rPr>
        <w:t xml:space="preserve">BURBRIDGE, </w:t>
      </w:r>
      <w:proofErr w:type="gramStart"/>
      <w:r>
        <w:rPr>
          <w:sz w:val="24"/>
          <w:szCs w:val="24"/>
          <w:highlight w:val="white"/>
        </w:rPr>
        <w:t>R.</w:t>
      </w:r>
      <w:proofErr w:type="gramEnd"/>
      <w:r>
        <w:rPr>
          <w:sz w:val="24"/>
          <w:szCs w:val="24"/>
          <w:highlight w:val="white"/>
        </w:rPr>
        <w:t xml:space="preserve"> Marc; BURBRIDGE, Anna. Gestão de conflitos: desafios do mundo corporativo. São Paulo: </w:t>
      </w:r>
      <w:proofErr w:type="gramStart"/>
      <w:r>
        <w:rPr>
          <w:sz w:val="24"/>
          <w:szCs w:val="24"/>
          <w:highlight w:val="white"/>
        </w:rPr>
        <w:t>Saraiva,</w:t>
      </w:r>
      <w:proofErr w:type="gramEnd"/>
      <w:r>
        <w:rPr>
          <w:sz w:val="24"/>
          <w:szCs w:val="24"/>
          <w:highlight w:val="white"/>
        </w:rPr>
        <w:t xml:space="preserve"> 2012.</w:t>
      </w:r>
    </w:p>
    <w:p w:rsidR="007A1CA4" w:rsidRDefault="007A1CA4" w:rsidP="007A1CA4">
      <w:pPr>
        <w:spacing w:after="160" w:line="360" w:lineRule="auto"/>
        <w:jc w:val="both"/>
        <w:rPr>
          <w:sz w:val="24"/>
          <w:szCs w:val="24"/>
          <w:highlight w:val="white"/>
        </w:rPr>
      </w:pPr>
      <w:r>
        <w:rPr>
          <w:sz w:val="24"/>
          <w:szCs w:val="24"/>
          <w:highlight w:val="white"/>
        </w:rPr>
        <w:t>CARBONE, Pedro Paulo; BRANDÃO, Hugo Pena; LEITE, João Batista Diniz; VILHENA, Rosa Maria de Paula. Gestão por Competência: e a gestão do conhecimento. Rio de Janeiro: Ed. FGV, 2011.</w:t>
      </w:r>
    </w:p>
    <w:p w:rsidR="007A1CA4" w:rsidRDefault="007A1CA4" w:rsidP="007A1CA4">
      <w:pPr>
        <w:spacing w:after="160" w:line="360" w:lineRule="auto"/>
        <w:jc w:val="both"/>
        <w:rPr>
          <w:sz w:val="24"/>
          <w:szCs w:val="24"/>
          <w:highlight w:val="white"/>
        </w:rPr>
      </w:pPr>
      <w:r>
        <w:rPr>
          <w:sz w:val="24"/>
          <w:szCs w:val="24"/>
          <w:highlight w:val="white"/>
        </w:rPr>
        <w:lastRenderedPageBreak/>
        <w:t>CHIAVENATO, Idalberto. Introdução à teoria geral da administração. 6. Ed. São Paulo: Campus, 2000.</w:t>
      </w:r>
    </w:p>
    <w:p w:rsidR="009B55F0" w:rsidRPr="009B55F0" w:rsidRDefault="009B55F0" w:rsidP="009B55F0">
      <w:pPr>
        <w:spacing w:line="360" w:lineRule="auto"/>
        <w:jc w:val="both"/>
        <w:rPr>
          <w:sz w:val="24"/>
          <w:szCs w:val="24"/>
        </w:rPr>
      </w:pPr>
      <w:r>
        <w:rPr>
          <w:sz w:val="24"/>
          <w:szCs w:val="24"/>
        </w:rPr>
        <w:t xml:space="preserve">CHIAVENATO, Idalberto. Introdução à Teoria Geral da Administração: na administração das organizações. Edição Compacta. 3° Ed. Rio de Janeiro: </w:t>
      </w:r>
      <w:proofErr w:type="spellStart"/>
      <w:r>
        <w:rPr>
          <w:sz w:val="24"/>
          <w:szCs w:val="24"/>
        </w:rPr>
        <w:t>Elsevier</w:t>
      </w:r>
      <w:proofErr w:type="spellEnd"/>
      <w:r>
        <w:rPr>
          <w:sz w:val="24"/>
          <w:szCs w:val="24"/>
        </w:rPr>
        <w:t>, 2004.</w:t>
      </w:r>
    </w:p>
    <w:p w:rsidR="007A1CA4" w:rsidRDefault="007A1CA4" w:rsidP="007A1CA4">
      <w:pPr>
        <w:spacing w:after="160" w:line="360" w:lineRule="auto"/>
        <w:jc w:val="both"/>
        <w:rPr>
          <w:sz w:val="24"/>
          <w:szCs w:val="24"/>
          <w:highlight w:val="white"/>
        </w:rPr>
      </w:pPr>
      <w:r>
        <w:rPr>
          <w:sz w:val="24"/>
          <w:szCs w:val="24"/>
          <w:highlight w:val="white"/>
        </w:rPr>
        <w:t xml:space="preserve">CHIAVENATO, Idalberto. Recursos Humanos: O capital humano nas organizações. São Paulo: </w:t>
      </w:r>
      <w:proofErr w:type="spellStart"/>
      <w:r>
        <w:rPr>
          <w:sz w:val="24"/>
          <w:szCs w:val="24"/>
          <w:highlight w:val="white"/>
        </w:rPr>
        <w:t>Elsevier</w:t>
      </w:r>
      <w:proofErr w:type="spellEnd"/>
      <w:r>
        <w:rPr>
          <w:sz w:val="24"/>
          <w:szCs w:val="24"/>
          <w:highlight w:val="white"/>
        </w:rPr>
        <w:t>, 2009.</w:t>
      </w:r>
    </w:p>
    <w:p w:rsidR="007A1CA4" w:rsidRDefault="007A1CA4" w:rsidP="007A1CA4">
      <w:pPr>
        <w:spacing w:after="160" w:line="360" w:lineRule="auto"/>
        <w:jc w:val="both"/>
        <w:rPr>
          <w:sz w:val="24"/>
          <w:szCs w:val="24"/>
          <w:highlight w:val="white"/>
        </w:rPr>
      </w:pPr>
      <w:r>
        <w:rPr>
          <w:sz w:val="24"/>
          <w:szCs w:val="24"/>
          <w:highlight w:val="white"/>
        </w:rPr>
        <w:t xml:space="preserve">COELHO, Márcio. A Essência da Administração: Conceitos Introdutórios. São Paulo: </w:t>
      </w:r>
      <w:proofErr w:type="gramStart"/>
      <w:r>
        <w:rPr>
          <w:sz w:val="24"/>
          <w:szCs w:val="24"/>
          <w:highlight w:val="white"/>
        </w:rPr>
        <w:t>Saraiva,</w:t>
      </w:r>
      <w:proofErr w:type="gramEnd"/>
      <w:r>
        <w:rPr>
          <w:sz w:val="24"/>
          <w:szCs w:val="24"/>
          <w:highlight w:val="white"/>
        </w:rPr>
        <w:t xml:space="preserve"> 2008</w:t>
      </w:r>
      <w:r w:rsidR="00147617">
        <w:rPr>
          <w:sz w:val="24"/>
          <w:szCs w:val="24"/>
          <w:highlight w:val="white"/>
        </w:rPr>
        <w:t xml:space="preserve"> </w:t>
      </w:r>
    </w:p>
    <w:p w:rsidR="00411A34" w:rsidRDefault="00411A34" w:rsidP="00411A34">
      <w:pPr>
        <w:spacing w:after="160" w:line="360" w:lineRule="auto"/>
        <w:jc w:val="both"/>
        <w:rPr>
          <w:sz w:val="24"/>
          <w:szCs w:val="24"/>
          <w:highlight w:val="white"/>
        </w:rPr>
      </w:pPr>
      <w:r>
        <w:rPr>
          <w:sz w:val="24"/>
          <w:szCs w:val="24"/>
          <w:highlight w:val="white"/>
        </w:rPr>
        <w:t xml:space="preserve">CARVALHO, F. </w:t>
      </w:r>
      <w:proofErr w:type="gramStart"/>
      <w:r>
        <w:rPr>
          <w:sz w:val="24"/>
          <w:szCs w:val="24"/>
          <w:highlight w:val="white"/>
        </w:rPr>
        <w:t>d.</w:t>
      </w:r>
      <w:proofErr w:type="gramEnd"/>
      <w:r>
        <w:rPr>
          <w:sz w:val="24"/>
          <w:szCs w:val="24"/>
          <w:highlight w:val="white"/>
        </w:rPr>
        <w:t xml:space="preserve">, &amp; SAMPAIO, D. d. (16 de Maio de 2010). A Administração Pública: Uma análise de sua História, Conceitos e Importância. Fonte: web: </w:t>
      </w:r>
      <w:proofErr w:type="gramStart"/>
      <w:r>
        <w:rPr>
          <w:sz w:val="24"/>
          <w:szCs w:val="24"/>
          <w:highlight w:val="white"/>
        </w:rPr>
        <w:t>https</w:t>
      </w:r>
      <w:proofErr w:type="gramEnd"/>
      <w:r>
        <w:rPr>
          <w:sz w:val="24"/>
          <w:szCs w:val="24"/>
          <w:highlight w:val="white"/>
        </w:rPr>
        <w:t>://www.webartigos.com/artigos/a-administracao-publica-uma-analise-de-sua-historia-conceitos-e-importancia/37923/</w:t>
      </w:r>
    </w:p>
    <w:p w:rsidR="00411A34" w:rsidRDefault="00411A34" w:rsidP="007A1CA4">
      <w:pPr>
        <w:spacing w:after="160" w:line="360" w:lineRule="auto"/>
        <w:jc w:val="both"/>
        <w:rPr>
          <w:sz w:val="24"/>
          <w:szCs w:val="24"/>
          <w:highlight w:val="white"/>
        </w:rPr>
      </w:pPr>
      <w:r>
        <w:rPr>
          <w:sz w:val="24"/>
          <w:szCs w:val="24"/>
          <w:highlight w:val="white"/>
        </w:rPr>
        <w:t xml:space="preserve">Cuca Cursos. (2018). </w:t>
      </w:r>
      <w:r>
        <w:rPr>
          <w:i/>
          <w:sz w:val="24"/>
          <w:szCs w:val="24"/>
          <w:highlight w:val="white"/>
        </w:rPr>
        <w:t>Administração Pública e Sua Evolução no Brasil</w:t>
      </w:r>
      <w:r>
        <w:rPr>
          <w:sz w:val="24"/>
          <w:szCs w:val="24"/>
          <w:highlight w:val="white"/>
        </w:rPr>
        <w:t xml:space="preserve">. Fonte: Cuca Cursos - Cursos Online: </w:t>
      </w:r>
      <w:hyperlink r:id="rId14" w:history="1">
        <w:r w:rsidRPr="00E43716">
          <w:rPr>
            <w:rStyle w:val="Hyperlink"/>
            <w:sz w:val="24"/>
            <w:szCs w:val="24"/>
          </w:rPr>
          <w:t>https://cucacursos.com/direito/evolucao-da-administracao-publica-no-brasil/</w:t>
        </w:r>
      </w:hyperlink>
      <w:r>
        <w:rPr>
          <w:sz w:val="24"/>
          <w:szCs w:val="24"/>
          <w:highlight w:val="white"/>
        </w:rPr>
        <w:t xml:space="preserve"> </w:t>
      </w:r>
    </w:p>
    <w:p w:rsidR="00411A34" w:rsidRDefault="00411A34" w:rsidP="00411A34">
      <w:pPr>
        <w:spacing w:line="360" w:lineRule="auto"/>
        <w:jc w:val="both"/>
        <w:rPr>
          <w:sz w:val="24"/>
          <w:szCs w:val="24"/>
        </w:rPr>
      </w:pPr>
      <w:r>
        <w:rPr>
          <w:sz w:val="24"/>
          <w:szCs w:val="24"/>
        </w:rPr>
        <w:t>DRUCKER, Peter. Introdução a Administração. São Paulo, Pioneira, 1984.</w:t>
      </w:r>
    </w:p>
    <w:p w:rsidR="00411A34" w:rsidRDefault="00411A34" w:rsidP="00411A34">
      <w:pPr>
        <w:spacing w:line="360" w:lineRule="auto"/>
        <w:jc w:val="both"/>
        <w:rPr>
          <w:sz w:val="24"/>
          <w:szCs w:val="24"/>
        </w:rPr>
      </w:pPr>
    </w:p>
    <w:p w:rsidR="00411A34" w:rsidRPr="00411A34" w:rsidRDefault="00411A34" w:rsidP="00411A34">
      <w:pPr>
        <w:spacing w:line="360" w:lineRule="auto"/>
        <w:jc w:val="both"/>
        <w:rPr>
          <w:sz w:val="24"/>
          <w:szCs w:val="24"/>
        </w:rPr>
      </w:pPr>
      <w:r>
        <w:rPr>
          <w:sz w:val="24"/>
          <w:szCs w:val="24"/>
        </w:rPr>
        <w:t>ESTEVES Felipe; CARNEIRO Jorge. Execução da Estratégia: O Processo de Desenvolvimento de Um Modelo Conceitual. http://www.anpad.org.br/admin/pdf/2014_EnANPAD_ESO2036.pdf. Rio de Janeiro, 2014. Acessado em 02/11/17.</w:t>
      </w:r>
    </w:p>
    <w:p w:rsidR="007A1CA4" w:rsidRDefault="007A1CA4" w:rsidP="007A1CA4">
      <w:pPr>
        <w:spacing w:after="160" w:line="360" w:lineRule="auto"/>
        <w:jc w:val="both"/>
        <w:rPr>
          <w:sz w:val="24"/>
          <w:szCs w:val="24"/>
          <w:highlight w:val="white"/>
        </w:rPr>
      </w:pPr>
      <w:r>
        <w:rPr>
          <w:sz w:val="24"/>
          <w:szCs w:val="24"/>
          <w:highlight w:val="white"/>
        </w:rPr>
        <w:t>FLEURY, Maria Teresa Leme, FISCHER, Rosa Maria. Processo e relações do trabalho no Brasil. São Paulo: Atlas, 1998.</w:t>
      </w:r>
    </w:p>
    <w:p w:rsidR="00411A34" w:rsidRDefault="00411A34" w:rsidP="00411A34">
      <w:pPr>
        <w:spacing w:line="360" w:lineRule="auto"/>
        <w:jc w:val="both"/>
        <w:rPr>
          <w:sz w:val="24"/>
          <w:szCs w:val="24"/>
        </w:rPr>
      </w:pPr>
      <w:r>
        <w:rPr>
          <w:sz w:val="24"/>
          <w:szCs w:val="24"/>
        </w:rPr>
        <w:t xml:space="preserve">MALMEGRIN, Maria </w:t>
      </w:r>
      <w:proofErr w:type="spellStart"/>
      <w:r>
        <w:rPr>
          <w:sz w:val="24"/>
          <w:szCs w:val="24"/>
        </w:rPr>
        <w:t>Leonídia</w:t>
      </w:r>
      <w:proofErr w:type="spellEnd"/>
      <w:r>
        <w:rPr>
          <w:sz w:val="24"/>
          <w:szCs w:val="24"/>
        </w:rPr>
        <w:t xml:space="preserve">. Gestão operacional. – 3. </w:t>
      </w:r>
      <w:proofErr w:type="gramStart"/>
      <w:r>
        <w:rPr>
          <w:sz w:val="24"/>
          <w:szCs w:val="24"/>
        </w:rPr>
        <w:t>ed.</w:t>
      </w:r>
      <w:proofErr w:type="gramEnd"/>
      <w:r>
        <w:rPr>
          <w:sz w:val="24"/>
          <w:szCs w:val="24"/>
        </w:rPr>
        <w:t xml:space="preserve"> rev. atual. – Florianópolis: Departamento de Ciências da Administração / UFSC; [Brasília]: CAPES: UAB, 2014. 198p</w:t>
      </w:r>
      <w:proofErr w:type="gramStart"/>
      <w:r>
        <w:rPr>
          <w:sz w:val="24"/>
          <w:szCs w:val="24"/>
        </w:rPr>
        <w:t>.:</w:t>
      </w:r>
      <w:proofErr w:type="gramEnd"/>
      <w:r>
        <w:rPr>
          <w:sz w:val="24"/>
          <w:szCs w:val="24"/>
        </w:rPr>
        <w:t xml:space="preserve"> il.</w:t>
      </w:r>
    </w:p>
    <w:p w:rsidR="00423372" w:rsidRPr="00864379" w:rsidRDefault="00423372" w:rsidP="00423372">
      <w:pPr>
        <w:spacing w:line="360" w:lineRule="auto"/>
        <w:jc w:val="both"/>
        <w:rPr>
          <w:sz w:val="24"/>
          <w:szCs w:val="24"/>
        </w:rPr>
      </w:pPr>
    </w:p>
    <w:p w:rsidR="00423372" w:rsidRPr="00864379" w:rsidRDefault="00423372" w:rsidP="00423372">
      <w:pPr>
        <w:spacing w:line="360" w:lineRule="auto"/>
        <w:jc w:val="both"/>
        <w:rPr>
          <w:sz w:val="24"/>
          <w:szCs w:val="24"/>
        </w:rPr>
      </w:pPr>
      <w:r w:rsidRPr="00864379">
        <w:rPr>
          <w:sz w:val="24"/>
          <w:szCs w:val="24"/>
        </w:rPr>
        <w:t xml:space="preserve">HILSDORF, C. Você sabe o que é competência? Disponível em: &lt;www.administradores.com.br&gt;. Acesso </w:t>
      </w:r>
      <w:proofErr w:type="gramStart"/>
      <w:r w:rsidRPr="00864379">
        <w:rPr>
          <w:sz w:val="24"/>
          <w:szCs w:val="24"/>
        </w:rPr>
        <w:t>em:</w:t>
      </w:r>
      <w:proofErr w:type="gramEnd"/>
      <w:r w:rsidRPr="00864379">
        <w:rPr>
          <w:sz w:val="24"/>
          <w:szCs w:val="24"/>
        </w:rPr>
        <w:t>18.out.2019.</w:t>
      </w:r>
    </w:p>
    <w:p w:rsidR="00423372" w:rsidRDefault="00423372" w:rsidP="00423372">
      <w:pPr>
        <w:spacing w:line="360" w:lineRule="auto"/>
        <w:jc w:val="both"/>
        <w:rPr>
          <w:sz w:val="24"/>
          <w:szCs w:val="24"/>
        </w:rPr>
      </w:pPr>
    </w:p>
    <w:p w:rsidR="00423372" w:rsidRDefault="00423372" w:rsidP="00411A34">
      <w:pPr>
        <w:spacing w:line="360" w:lineRule="auto"/>
        <w:jc w:val="both"/>
        <w:rPr>
          <w:sz w:val="24"/>
          <w:szCs w:val="24"/>
        </w:rPr>
      </w:pPr>
      <w:r w:rsidRPr="00864379">
        <w:rPr>
          <w:sz w:val="24"/>
          <w:szCs w:val="24"/>
        </w:rPr>
        <w:lastRenderedPageBreak/>
        <w:t>LACOMBE, Francisco</w:t>
      </w:r>
      <w:r>
        <w:rPr>
          <w:sz w:val="24"/>
          <w:szCs w:val="24"/>
        </w:rPr>
        <w:t xml:space="preserve"> e HILBORN, Gilberto</w:t>
      </w:r>
      <w:r w:rsidRPr="00864379">
        <w:rPr>
          <w:sz w:val="24"/>
          <w:szCs w:val="24"/>
        </w:rPr>
        <w:t xml:space="preserve"> Administração: princípios e tendências</w:t>
      </w:r>
      <w:r>
        <w:rPr>
          <w:sz w:val="24"/>
          <w:szCs w:val="24"/>
        </w:rPr>
        <w:t xml:space="preserve">. </w:t>
      </w:r>
      <w:r w:rsidRPr="00864379">
        <w:rPr>
          <w:sz w:val="24"/>
          <w:szCs w:val="24"/>
        </w:rPr>
        <w:t xml:space="preserve"> 3. </w:t>
      </w:r>
      <w:proofErr w:type="gramStart"/>
      <w:r w:rsidRPr="00864379">
        <w:rPr>
          <w:sz w:val="24"/>
          <w:szCs w:val="24"/>
        </w:rPr>
        <w:t>ed.</w:t>
      </w:r>
      <w:proofErr w:type="gramEnd"/>
      <w:r w:rsidRPr="00864379">
        <w:rPr>
          <w:sz w:val="24"/>
          <w:szCs w:val="24"/>
        </w:rPr>
        <w:t xml:space="preserve"> - São </w:t>
      </w:r>
      <w:r>
        <w:rPr>
          <w:sz w:val="24"/>
          <w:szCs w:val="24"/>
        </w:rPr>
        <w:t>P</w:t>
      </w:r>
      <w:r w:rsidRPr="00864379">
        <w:rPr>
          <w:sz w:val="24"/>
          <w:szCs w:val="24"/>
        </w:rPr>
        <w:t>aulo: Saraiva,2015. Cap. 4.</w:t>
      </w:r>
    </w:p>
    <w:p w:rsidR="00411A34" w:rsidRDefault="00411A34" w:rsidP="007A1CA4">
      <w:pPr>
        <w:spacing w:after="160" w:line="360" w:lineRule="auto"/>
        <w:jc w:val="both"/>
        <w:rPr>
          <w:sz w:val="24"/>
          <w:szCs w:val="24"/>
          <w:highlight w:val="white"/>
        </w:rPr>
      </w:pPr>
    </w:p>
    <w:p w:rsidR="00411A34" w:rsidRDefault="00411A34" w:rsidP="007A1CA4">
      <w:pPr>
        <w:spacing w:after="160" w:line="360" w:lineRule="auto"/>
        <w:jc w:val="both"/>
        <w:rPr>
          <w:sz w:val="24"/>
          <w:szCs w:val="24"/>
          <w:highlight w:val="white"/>
        </w:rPr>
      </w:pPr>
      <w:r>
        <w:rPr>
          <w:sz w:val="24"/>
          <w:szCs w:val="24"/>
          <w:highlight w:val="white"/>
        </w:rPr>
        <w:t xml:space="preserve">MARQUES, M. (2009). </w:t>
      </w:r>
      <w:r>
        <w:rPr>
          <w:i/>
          <w:sz w:val="24"/>
          <w:szCs w:val="24"/>
          <w:highlight w:val="white"/>
        </w:rPr>
        <w:t>Administração Pública - uma Abordagem Prática.</w:t>
      </w:r>
      <w:r>
        <w:rPr>
          <w:sz w:val="24"/>
          <w:szCs w:val="24"/>
          <w:highlight w:val="white"/>
        </w:rPr>
        <w:t xml:space="preserve"> Rio de Janeiro: Ferreira.</w:t>
      </w:r>
    </w:p>
    <w:p w:rsidR="00622612" w:rsidRPr="00622612" w:rsidRDefault="00622612" w:rsidP="00622612">
      <w:pPr>
        <w:spacing w:after="160" w:line="360" w:lineRule="auto"/>
        <w:jc w:val="both"/>
        <w:rPr>
          <w:sz w:val="24"/>
          <w:szCs w:val="24"/>
          <w:highlight w:val="white"/>
        </w:rPr>
      </w:pPr>
      <w:r w:rsidRPr="00622612">
        <w:rPr>
          <w:sz w:val="24"/>
          <w:szCs w:val="24"/>
          <w:highlight w:val="white"/>
        </w:rPr>
        <w:t>MINISTÉRIO DA JUSTIÇA. Regimento Interno da Polícia Rodoviária Federal, Portaria Nº 219, de 27 de Fevereiro de 2018.</w:t>
      </w:r>
    </w:p>
    <w:p w:rsidR="00622612" w:rsidRPr="00622612" w:rsidRDefault="00622612" w:rsidP="00622612">
      <w:pPr>
        <w:rPr>
          <w:rFonts w:eastAsia="Segoe UI"/>
          <w:sz w:val="24"/>
          <w:szCs w:val="24"/>
          <w:lang w:eastAsia="en-US"/>
        </w:rPr>
      </w:pPr>
      <w:r w:rsidRPr="00622612">
        <w:rPr>
          <w:rFonts w:eastAsia="Segoe UI"/>
          <w:sz w:val="24"/>
          <w:szCs w:val="24"/>
          <w:lang w:eastAsia="en-US"/>
        </w:rPr>
        <w:t>MPA029, Manual de Procedimentos Administrativos 029, Polícia Rodoviária Federal.</w:t>
      </w:r>
    </w:p>
    <w:p w:rsidR="00622612" w:rsidRPr="00622612" w:rsidRDefault="00622612" w:rsidP="00622612">
      <w:pPr>
        <w:rPr>
          <w:rFonts w:eastAsia="Segoe UI"/>
          <w:sz w:val="24"/>
          <w:szCs w:val="24"/>
          <w:lang w:eastAsia="en-US"/>
        </w:rPr>
      </w:pPr>
    </w:p>
    <w:p w:rsidR="00622612" w:rsidRPr="00622612" w:rsidRDefault="00622612" w:rsidP="00622612">
      <w:pPr>
        <w:rPr>
          <w:rFonts w:eastAsia="Segoe UI"/>
          <w:sz w:val="24"/>
          <w:szCs w:val="24"/>
          <w:lang w:eastAsia="en-US"/>
        </w:rPr>
      </w:pPr>
      <w:r w:rsidRPr="00622612">
        <w:rPr>
          <w:rFonts w:eastAsia="Segoe UI"/>
          <w:sz w:val="24"/>
          <w:szCs w:val="24"/>
          <w:lang w:eastAsia="en-US"/>
        </w:rPr>
        <w:t>MPA007, Manual de Procedimentos Administrativos 007, Polícia Rodoviária Federal.</w:t>
      </w:r>
    </w:p>
    <w:p w:rsidR="00622612" w:rsidRPr="00622612" w:rsidRDefault="00622612" w:rsidP="00622612">
      <w:pPr>
        <w:rPr>
          <w:rFonts w:eastAsia="Segoe UI"/>
          <w:sz w:val="24"/>
          <w:szCs w:val="24"/>
          <w:lang w:eastAsia="en-US"/>
        </w:rPr>
      </w:pPr>
    </w:p>
    <w:p w:rsidR="00622612" w:rsidRDefault="00622612" w:rsidP="00622612">
      <w:pPr>
        <w:spacing w:line="360" w:lineRule="auto"/>
        <w:rPr>
          <w:sz w:val="24"/>
          <w:szCs w:val="24"/>
        </w:rPr>
      </w:pPr>
      <w:r w:rsidRPr="00622612">
        <w:rPr>
          <w:sz w:val="24"/>
          <w:szCs w:val="24"/>
        </w:rPr>
        <w:t xml:space="preserve">KAWAKAMI </w:t>
      </w:r>
      <w:proofErr w:type="spellStart"/>
      <w:proofErr w:type="gramStart"/>
      <w:r w:rsidRPr="00622612">
        <w:rPr>
          <w:sz w:val="24"/>
          <w:szCs w:val="24"/>
        </w:rPr>
        <w:t>Yoshio</w:t>
      </w:r>
      <w:proofErr w:type="spellEnd"/>
      <w:r w:rsidRPr="00622612">
        <w:rPr>
          <w:sz w:val="24"/>
          <w:szCs w:val="24"/>
        </w:rPr>
        <w:t>.</w:t>
      </w:r>
      <w:proofErr w:type="gramEnd"/>
      <w:r w:rsidRPr="00622612">
        <w:rPr>
          <w:sz w:val="24"/>
          <w:szCs w:val="24"/>
        </w:rPr>
        <w:fldChar w:fldCharType="begin"/>
      </w:r>
      <w:r w:rsidRPr="00622612">
        <w:rPr>
          <w:sz w:val="24"/>
          <w:szCs w:val="24"/>
        </w:rPr>
        <w:instrText xml:space="preserve"> HYPERLINK "https://endeavor.org.br/planejamento-e-execucao-duas-faces-da-mesma-moeda/" \h </w:instrText>
      </w:r>
      <w:r w:rsidRPr="00622612">
        <w:rPr>
          <w:sz w:val="24"/>
          <w:szCs w:val="24"/>
        </w:rPr>
        <w:fldChar w:fldCharType="separate"/>
      </w:r>
      <w:r w:rsidRPr="00622612">
        <w:rPr>
          <w:sz w:val="24"/>
          <w:szCs w:val="24"/>
        </w:rPr>
        <w:t xml:space="preserve"> </w:t>
      </w:r>
      <w:r w:rsidRPr="00622612">
        <w:rPr>
          <w:sz w:val="24"/>
          <w:szCs w:val="24"/>
        </w:rPr>
        <w:fldChar w:fldCharType="end"/>
      </w:r>
      <w:hyperlink r:id="rId15">
        <w:r w:rsidRPr="00622612">
          <w:rPr>
            <w:sz w:val="24"/>
            <w:szCs w:val="24"/>
            <w:u w:val="single"/>
          </w:rPr>
          <w:t>https://endeavor.org.br/planejamento-e-execucao-duas-faces-da-mesma-moeda/</w:t>
        </w:r>
      </w:hyperlink>
      <w:r w:rsidRPr="00622612">
        <w:rPr>
          <w:sz w:val="24"/>
          <w:szCs w:val="24"/>
        </w:rPr>
        <w:t>. Publicado em 15/02/2012. Acessado em 20/10/17.</w:t>
      </w:r>
    </w:p>
    <w:p w:rsidR="00423372" w:rsidRDefault="00423372" w:rsidP="00423372">
      <w:pPr>
        <w:spacing w:line="360" w:lineRule="auto"/>
        <w:jc w:val="both"/>
        <w:rPr>
          <w:sz w:val="24"/>
          <w:szCs w:val="24"/>
        </w:rPr>
      </w:pPr>
      <w:r w:rsidRPr="00864379">
        <w:rPr>
          <w:sz w:val="24"/>
          <w:szCs w:val="24"/>
        </w:rPr>
        <w:t xml:space="preserve">KRAUSZ, Rosa R. Compartilhando o poder nas organizações/ Rosa R. </w:t>
      </w:r>
      <w:proofErr w:type="spellStart"/>
      <w:r w:rsidRPr="00864379">
        <w:rPr>
          <w:sz w:val="24"/>
          <w:szCs w:val="24"/>
        </w:rPr>
        <w:t>Krausz</w:t>
      </w:r>
      <w:proofErr w:type="spellEnd"/>
      <w:r w:rsidRPr="00864379">
        <w:rPr>
          <w:sz w:val="24"/>
          <w:szCs w:val="24"/>
        </w:rPr>
        <w:t xml:space="preserve"> - São Paulo: Nobel, </w:t>
      </w:r>
      <w:proofErr w:type="gramStart"/>
      <w:r w:rsidRPr="00864379">
        <w:rPr>
          <w:sz w:val="24"/>
          <w:szCs w:val="24"/>
        </w:rPr>
        <w:t>1991.</w:t>
      </w:r>
      <w:proofErr w:type="gramEnd"/>
      <w:r w:rsidRPr="00864379">
        <w:rPr>
          <w:sz w:val="24"/>
          <w:szCs w:val="24"/>
        </w:rPr>
        <w:t>pág 15.</w:t>
      </w:r>
    </w:p>
    <w:p w:rsidR="00423372" w:rsidRPr="00622612" w:rsidRDefault="00423372" w:rsidP="00622612">
      <w:pPr>
        <w:spacing w:line="360" w:lineRule="auto"/>
        <w:rPr>
          <w:sz w:val="24"/>
          <w:szCs w:val="24"/>
        </w:rPr>
      </w:pPr>
    </w:p>
    <w:p w:rsidR="00622612" w:rsidRDefault="00622612" w:rsidP="007A1CA4">
      <w:pPr>
        <w:spacing w:after="160" w:line="360" w:lineRule="auto"/>
        <w:jc w:val="both"/>
        <w:rPr>
          <w:sz w:val="24"/>
          <w:szCs w:val="24"/>
          <w:highlight w:val="white"/>
        </w:rPr>
      </w:pPr>
    </w:p>
    <w:p w:rsidR="00411A34" w:rsidRDefault="00411A34" w:rsidP="00411A34">
      <w:pPr>
        <w:spacing w:after="160" w:line="360" w:lineRule="auto"/>
        <w:jc w:val="both"/>
        <w:rPr>
          <w:sz w:val="24"/>
          <w:szCs w:val="24"/>
          <w:highlight w:val="white"/>
        </w:rPr>
      </w:pPr>
      <w:r>
        <w:rPr>
          <w:sz w:val="24"/>
          <w:szCs w:val="24"/>
          <w:highlight w:val="white"/>
        </w:rPr>
        <w:t xml:space="preserve">PERES, U. </w:t>
      </w:r>
      <w:proofErr w:type="gramStart"/>
      <w:r>
        <w:rPr>
          <w:sz w:val="24"/>
          <w:szCs w:val="24"/>
          <w:highlight w:val="white"/>
        </w:rPr>
        <w:t>D.</w:t>
      </w:r>
      <w:proofErr w:type="gramEnd"/>
      <w:r>
        <w:rPr>
          <w:sz w:val="24"/>
          <w:szCs w:val="24"/>
          <w:highlight w:val="white"/>
        </w:rPr>
        <w:t xml:space="preserve"> (22 de Junho de 2015). </w:t>
      </w:r>
      <w:r>
        <w:rPr>
          <w:i/>
          <w:sz w:val="24"/>
          <w:szCs w:val="24"/>
          <w:highlight w:val="white"/>
        </w:rPr>
        <w:t>Escola de Contas TCMSP.</w:t>
      </w:r>
      <w:r>
        <w:rPr>
          <w:sz w:val="24"/>
          <w:szCs w:val="24"/>
          <w:highlight w:val="white"/>
        </w:rPr>
        <w:t xml:space="preserve"> Fonte: Escola Superior de Gestão e Contas </w:t>
      </w:r>
      <w:proofErr w:type="gramStart"/>
      <w:r>
        <w:rPr>
          <w:sz w:val="24"/>
          <w:szCs w:val="24"/>
          <w:highlight w:val="white"/>
        </w:rPr>
        <w:t>Públicas Conselheiro</w:t>
      </w:r>
      <w:proofErr w:type="gramEnd"/>
      <w:r>
        <w:rPr>
          <w:sz w:val="24"/>
          <w:szCs w:val="24"/>
          <w:highlight w:val="white"/>
        </w:rPr>
        <w:t xml:space="preserve"> Eurípedes Sales: </w:t>
      </w:r>
      <w:hyperlink r:id="rId16" w:history="1">
        <w:r w:rsidRPr="00E43716">
          <w:rPr>
            <w:rStyle w:val="Hyperlink"/>
            <w:sz w:val="24"/>
            <w:szCs w:val="24"/>
          </w:rPr>
          <w:t>http://www.escoladecontas.tcm.sp.gov.br/images/cursos/cons-municipais/conceitos.pdf</w:t>
        </w:r>
      </w:hyperlink>
      <w:r>
        <w:rPr>
          <w:sz w:val="24"/>
          <w:szCs w:val="24"/>
          <w:highlight w:val="white"/>
        </w:rPr>
        <w:t xml:space="preserve"> </w:t>
      </w:r>
    </w:p>
    <w:p w:rsidR="00411A34" w:rsidRDefault="00411A34" w:rsidP="007A1CA4">
      <w:pPr>
        <w:spacing w:after="160" w:line="360" w:lineRule="auto"/>
        <w:jc w:val="both"/>
        <w:rPr>
          <w:sz w:val="24"/>
          <w:szCs w:val="24"/>
          <w:highlight w:val="white"/>
        </w:rPr>
      </w:pPr>
      <w:r>
        <w:rPr>
          <w:sz w:val="24"/>
          <w:szCs w:val="24"/>
          <w:highlight w:val="white"/>
        </w:rPr>
        <w:t xml:space="preserve">PRESTES, B. R. (2016). </w:t>
      </w:r>
      <w:r>
        <w:rPr>
          <w:i/>
          <w:sz w:val="24"/>
          <w:szCs w:val="24"/>
          <w:highlight w:val="white"/>
        </w:rPr>
        <w:t>Administração Pública, um breve histórico.</w:t>
      </w:r>
      <w:r>
        <w:rPr>
          <w:sz w:val="24"/>
          <w:szCs w:val="24"/>
          <w:highlight w:val="white"/>
        </w:rPr>
        <w:t xml:space="preserve"> Fonte: </w:t>
      </w:r>
      <w:proofErr w:type="spellStart"/>
      <w:r>
        <w:rPr>
          <w:sz w:val="24"/>
          <w:szCs w:val="24"/>
          <w:highlight w:val="white"/>
        </w:rPr>
        <w:t>Jusbrasil</w:t>
      </w:r>
      <w:proofErr w:type="spellEnd"/>
      <w:r>
        <w:rPr>
          <w:sz w:val="24"/>
          <w:szCs w:val="24"/>
          <w:highlight w:val="white"/>
        </w:rPr>
        <w:t xml:space="preserve">: </w:t>
      </w:r>
      <w:hyperlink r:id="rId17" w:history="1">
        <w:r w:rsidRPr="00E43716">
          <w:rPr>
            <w:rStyle w:val="Hyperlink"/>
            <w:sz w:val="24"/>
            <w:szCs w:val="24"/>
          </w:rPr>
          <w:t>https://bibianarp.jusbrasil.com.br/artigos/304019927/administracao-publica-um-breve-historico</w:t>
        </w:r>
      </w:hyperlink>
      <w:r>
        <w:rPr>
          <w:sz w:val="24"/>
          <w:szCs w:val="24"/>
          <w:highlight w:val="white"/>
        </w:rPr>
        <w:t xml:space="preserve"> </w:t>
      </w:r>
    </w:p>
    <w:p w:rsidR="007A1CA4" w:rsidRDefault="007A1CA4" w:rsidP="007A1CA4">
      <w:pPr>
        <w:spacing w:after="160" w:line="360" w:lineRule="auto"/>
        <w:jc w:val="both"/>
        <w:rPr>
          <w:sz w:val="24"/>
          <w:szCs w:val="24"/>
          <w:highlight w:val="white"/>
        </w:rPr>
      </w:pPr>
      <w:r>
        <w:rPr>
          <w:sz w:val="24"/>
          <w:szCs w:val="24"/>
          <w:highlight w:val="white"/>
        </w:rPr>
        <w:t>SOVIENSKI, Fernanda, STIGAR, Robson. Gestão Revista Científica de Administração e Sistemas de Informação, v. 10, n. 10, jan./jun. 2008, (51:61).</w:t>
      </w:r>
    </w:p>
    <w:p w:rsidR="007A1CA4" w:rsidRDefault="007A1CA4" w:rsidP="007A1CA4">
      <w:pPr>
        <w:spacing w:after="160" w:line="360" w:lineRule="auto"/>
        <w:jc w:val="both"/>
        <w:rPr>
          <w:sz w:val="24"/>
          <w:szCs w:val="24"/>
          <w:highlight w:val="white"/>
        </w:rPr>
      </w:pPr>
      <w:r>
        <w:rPr>
          <w:sz w:val="24"/>
          <w:szCs w:val="24"/>
          <w:highlight w:val="white"/>
        </w:rPr>
        <w:t xml:space="preserve">SILVA, P. M. (2012). </w:t>
      </w:r>
      <w:r>
        <w:rPr>
          <w:i/>
          <w:sz w:val="24"/>
          <w:szCs w:val="24"/>
          <w:highlight w:val="white"/>
        </w:rPr>
        <w:t>ADMINISTRAÇÃO VOLTADA À GESTÃO PÚBLICA.</w:t>
      </w:r>
      <w:r>
        <w:rPr>
          <w:sz w:val="24"/>
          <w:szCs w:val="24"/>
          <w:highlight w:val="white"/>
        </w:rPr>
        <w:t xml:space="preserve"> Maringá: Centro Universitário de Maringá.</w:t>
      </w:r>
    </w:p>
    <w:p w:rsidR="007A1CA4" w:rsidRDefault="007A1CA4" w:rsidP="007A1CA4">
      <w:pPr>
        <w:spacing w:after="160" w:line="360" w:lineRule="auto"/>
        <w:jc w:val="both"/>
        <w:rPr>
          <w:sz w:val="24"/>
          <w:szCs w:val="24"/>
          <w:highlight w:val="white"/>
        </w:rPr>
      </w:pPr>
      <w:r>
        <w:rPr>
          <w:sz w:val="24"/>
          <w:szCs w:val="24"/>
          <w:highlight w:val="white"/>
        </w:rPr>
        <w:t>SOUSA, N. B. (15 de Outubro de 2015). HISTÓRIA E EVOLUÇÃO DA ADMINISTRAÇÃO - Comunicação - UFLA Júnior. Lavras, Minas Gerais, Brasil.</w:t>
      </w:r>
    </w:p>
    <w:p w:rsidR="007A1CA4" w:rsidRDefault="007A1CA4" w:rsidP="007A1CA4">
      <w:pPr>
        <w:spacing w:line="360" w:lineRule="auto"/>
        <w:jc w:val="both"/>
        <w:rPr>
          <w:sz w:val="24"/>
          <w:szCs w:val="24"/>
        </w:rPr>
      </w:pPr>
      <w:r>
        <w:rPr>
          <w:sz w:val="24"/>
          <w:szCs w:val="24"/>
        </w:rPr>
        <w:lastRenderedPageBreak/>
        <w:t xml:space="preserve">POLÍCIA RODOVIÁRIA FEDERAL. Manual de Gestão Operacional. v </w:t>
      </w:r>
      <w:proofErr w:type="gramStart"/>
      <w:r>
        <w:rPr>
          <w:sz w:val="24"/>
          <w:szCs w:val="24"/>
        </w:rPr>
        <w:t>1</w:t>
      </w:r>
      <w:proofErr w:type="gramEnd"/>
      <w:r>
        <w:rPr>
          <w:sz w:val="24"/>
          <w:szCs w:val="24"/>
        </w:rPr>
        <w:t>. Brasília: CGO, 2013. 131p.</w:t>
      </w:r>
    </w:p>
    <w:p w:rsidR="00147617" w:rsidRDefault="00147617" w:rsidP="007A1CA4">
      <w:pPr>
        <w:spacing w:line="360" w:lineRule="auto"/>
        <w:jc w:val="both"/>
        <w:rPr>
          <w:sz w:val="24"/>
          <w:szCs w:val="24"/>
        </w:rPr>
      </w:pPr>
    </w:p>
    <w:p w:rsidR="007A1CA4" w:rsidRDefault="007A1CA4" w:rsidP="007A1CA4">
      <w:pPr>
        <w:spacing w:line="360" w:lineRule="auto"/>
        <w:jc w:val="both"/>
        <w:rPr>
          <w:sz w:val="24"/>
          <w:szCs w:val="24"/>
        </w:rPr>
      </w:pPr>
      <w:r>
        <w:rPr>
          <w:sz w:val="24"/>
          <w:szCs w:val="24"/>
        </w:rPr>
        <w:t xml:space="preserve">POLÍCIA RODOVIÁRIA FEDERAL. Plano Diretor de Operações. v </w:t>
      </w:r>
      <w:proofErr w:type="gramStart"/>
      <w:r>
        <w:rPr>
          <w:sz w:val="24"/>
          <w:szCs w:val="24"/>
        </w:rPr>
        <w:t>1</w:t>
      </w:r>
      <w:proofErr w:type="gramEnd"/>
      <w:r>
        <w:rPr>
          <w:sz w:val="24"/>
          <w:szCs w:val="24"/>
        </w:rPr>
        <w:t>. Brasília: CGO, 2016. 31p.</w:t>
      </w:r>
    </w:p>
    <w:p w:rsidR="00147617" w:rsidRDefault="00147617" w:rsidP="007A1CA4">
      <w:pPr>
        <w:spacing w:line="360" w:lineRule="auto"/>
        <w:jc w:val="both"/>
        <w:rPr>
          <w:sz w:val="24"/>
          <w:szCs w:val="24"/>
        </w:rPr>
      </w:pPr>
    </w:p>
    <w:p w:rsidR="007A1CA4" w:rsidRPr="00864379" w:rsidRDefault="007A1CA4" w:rsidP="007A1CA4">
      <w:pPr>
        <w:spacing w:line="360" w:lineRule="auto"/>
        <w:jc w:val="both"/>
        <w:rPr>
          <w:sz w:val="24"/>
          <w:szCs w:val="24"/>
        </w:rPr>
      </w:pPr>
      <w:r>
        <w:rPr>
          <w:sz w:val="24"/>
          <w:szCs w:val="24"/>
        </w:rPr>
        <w:t xml:space="preserve">POLÍCIA RODOVIÁRIA FEDERAL. Plano Diretor de Operações. v </w:t>
      </w:r>
      <w:proofErr w:type="gramStart"/>
      <w:r>
        <w:rPr>
          <w:sz w:val="24"/>
          <w:szCs w:val="24"/>
        </w:rPr>
        <w:t>1</w:t>
      </w:r>
      <w:proofErr w:type="gramEnd"/>
      <w:r>
        <w:rPr>
          <w:sz w:val="24"/>
          <w:szCs w:val="24"/>
        </w:rPr>
        <w:t xml:space="preserve">. Brasília: CGO, 2018. </w:t>
      </w:r>
      <w:r w:rsidRPr="00864379">
        <w:rPr>
          <w:sz w:val="24"/>
          <w:szCs w:val="24"/>
        </w:rPr>
        <w:t>93p.</w:t>
      </w:r>
    </w:p>
    <w:p w:rsidR="00147617" w:rsidRDefault="00147617" w:rsidP="007A1CA4">
      <w:pPr>
        <w:spacing w:line="360" w:lineRule="auto"/>
        <w:jc w:val="both"/>
        <w:rPr>
          <w:sz w:val="24"/>
          <w:szCs w:val="24"/>
        </w:rPr>
      </w:pPr>
    </w:p>
    <w:p w:rsidR="007A1CA4" w:rsidRPr="00864379" w:rsidRDefault="007A1CA4" w:rsidP="007A1CA4">
      <w:pPr>
        <w:spacing w:line="360" w:lineRule="auto"/>
        <w:jc w:val="both"/>
        <w:rPr>
          <w:sz w:val="24"/>
          <w:szCs w:val="24"/>
        </w:rPr>
      </w:pPr>
      <w:r w:rsidRPr="00864379">
        <w:rPr>
          <w:sz w:val="24"/>
          <w:szCs w:val="24"/>
        </w:rPr>
        <w:t xml:space="preserve">POLÍCIA RODOVIÁRIA FEDERAL. Plano Organizacional PRF – 2017/2018. v </w:t>
      </w:r>
      <w:proofErr w:type="gramStart"/>
      <w:r w:rsidRPr="00864379">
        <w:rPr>
          <w:sz w:val="24"/>
          <w:szCs w:val="24"/>
        </w:rPr>
        <w:t>1</w:t>
      </w:r>
      <w:proofErr w:type="gramEnd"/>
      <w:r w:rsidRPr="00864379">
        <w:rPr>
          <w:sz w:val="24"/>
          <w:szCs w:val="24"/>
        </w:rPr>
        <w:t>. Brasília: CGO, 2017. 29p.</w:t>
      </w:r>
    </w:p>
    <w:p w:rsidR="00147617" w:rsidRDefault="00147617" w:rsidP="007A1CA4">
      <w:pPr>
        <w:spacing w:line="360" w:lineRule="auto"/>
        <w:jc w:val="both"/>
        <w:rPr>
          <w:sz w:val="24"/>
          <w:szCs w:val="24"/>
        </w:rPr>
      </w:pPr>
    </w:p>
    <w:p w:rsidR="007A1CA4" w:rsidRPr="00864379" w:rsidRDefault="007A1CA4" w:rsidP="007A1CA4">
      <w:pPr>
        <w:spacing w:line="360" w:lineRule="auto"/>
        <w:jc w:val="both"/>
        <w:rPr>
          <w:sz w:val="24"/>
          <w:szCs w:val="24"/>
        </w:rPr>
      </w:pPr>
      <w:r w:rsidRPr="00864379">
        <w:rPr>
          <w:sz w:val="24"/>
          <w:szCs w:val="24"/>
        </w:rPr>
        <w:t>POLÍCIA RODOVIÁRIA FEDERAL. Portaria nº 60, de 04 de fevereiro de 2020. Institui o Plano Diretor da Polícia Rodoviária Federal para o biênio de 2020-2021. Brasília: Direção-Geral, 2020. 37p.</w:t>
      </w:r>
    </w:p>
    <w:p w:rsidR="007A1CA4" w:rsidRDefault="007A1CA4" w:rsidP="007A1CA4">
      <w:pPr>
        <w:spacing w:line="360" w:lineRule="auto"/>
        <w:jc w:val="both"/>
        <w:rPr>
          <w:sz w:val="24"/>
          <w:szCs w:val="24"/>
        </w:rPr>
      </w:pPr>
      <w:r w:rsidRPr="00864379">
        <w:rPr>
          <w:sz w:val="24"/>
          <w:szCs w:val="24"/>
        </w:rPr>
        <w:t>POLÍCIA RODOVIÁRIA FEDERAL. Portaria nº 28, de 12 de fevereiro de 2014. Institui o Plano Estratégico da Polícia Rodoviária Federal para o período 2013-2020. Brasília: Direção-Geral, 2014. 8p.</w:t>
      </w:r>
    </w:p>
    <w:p w:rsidR="006D4E46" w:rsidRPr="00864379" w:rsidRDefault="006D4E46" w:rsidP="007A1CA4">
      <w:pPr>
        <w:spacing w:line="360" w:lineRule="auto"/>
        <w:jc w:val="both"/>
        <w:rPr>
          <w:sz w:val="24"/>
          <w:szCs w:val="24"/>
        </w:rPr>
      </w:pPr>
    </w:p>
    <w:p w:rsidR="007A1CA4" w:rsidRPr="00864379" w:rsidRDefault="007A1CA4" w:rsidP="007A1CA4">
      <w:pPr>
        <w:spacing w:line="360" w:lineRule="auto"/>
        <w:jc w:val="both"/>
        <w:rPr>
          <w:sz w:val="24"/>
          <w:szCs w:val="24"/>
        </w:rPr>
      </w:pPr>
      <w:r w:rsidRPr="00864379">
        <w:rPr>
          <w:sz w:val="24"/>
          <w:szCs w:val="24"/>
        </w:rPr>
        <w:t>POLÍCIA RODOVIÁRIA FEDERAL. Portaria nº 174, de 24 de julho de 2019. Institui o Plano Estratégico da Polícia Rodoviária Federal para o período 2020-2028. Brasília: Direção-Geral, 2019. 38p</w:t>
      </w:r>
    </w:p>
    <w:p w:rsidR="006D4E46" w:rsidRDefault="006D4E46" w:rsidP="007A1CA4">
      <w:pPr>
        <w:spacing w:line="360" w:lineRule="auto"/>
        <w:jc w:val="both"/>
        <w:rPr>
          <w:sz w:val="24"/>
          <w:szCs w:val="24"/>
        </w:rPr>
      </w:pPr>
    </w:p>
    <w:p w:rsidR="007A1CA4" w:rsidRPr="00864379" w:rsidRDefault="007A1CA4" w:rsidP="007A1CA4">
      <w:pPr>
        <w:spacing w:line="360" w:lineRule="auto"/>
        <w:jc w:val="both"/>
        <w:rPr>
          <w:sz w:val="24"/>
          <w:szCs w:val="24"/>
        </w:rPr>
      </w:pPr>
      <w:r w:rsidRPr="00864379">
        <w:rPr>
          <w:sz w:val="24"/>
          <w:szCs w:val="24"/>
        </w:rPr>
        <w:t xml:space="preserve">SERRA, Farah. Conceito de Gestão. Disponível </w:t>
      </w:r>
      <w:proofErr w:type="gramStart"/>
      <w:r w:rsidRPr="00864379">
        <w:rPr>
          <w:sz w:val="24"/>
          <w:szCs w:val="24"/>
        </w:rPr>
        <w:t>em:</w:t>
      </w:r>
      <w:proofErr w:type="gramEnd"/>
      <w:r w:rsidR="001006C8" w:rsidRPr="00864379">
        <w:rPr>
          <w:sz w:val="24"/>
          <w:szCs w:val="24"/>
        </w:rPr>
        <w:fldChar w:fldCharType="begin"/>
      </w:r>
      <w:r w:rsidRPr="00864379">
        <w:rPr>
          <w:sz w:val="24"/>
          <w:szCs w:val="24"/>
        </w:rPr>
        <w:instrText xml:space="preserve"> HYPERLINK "http://www.temposdegestao.com/conceito-de/conceito-de-gestao" \h </w:instrText>
      </w:r>
      <w:r w:rsidR="001006C8" w:rsidRPr="00864379">
        <w:rPr>
          <w:sz w:val="24"/>
          <w:szCs w:val="24"/>
        </w:rPr>
        <w:fldChar w:fldCharType="separate"/>
      </w:r>
      <w:r w:rsidRPr="00864379">
        <w:rPr>
          <w:sz w:val="24"/>
          <w:szCs w:val="24"/>
        </w:rPr>
        <w:t xml:space="preserve"> </w:t>
      </w:r>
      <w:r w:rsidR="001006C8" w:rsidRPr="00864379">
        <w:rPr>
          <w:sz w:val="24"/>
          <w:szCs w:val="24"/>
        </w:rPr>
        <w:fldChar w:fldCharType="end"/>
      </w:r>
      <w:hyperlink r:id="rId18">
        <w:r w:rsidRPr="00864379">
          <w:rPr>
            <w:sz w:val="24"/>
            <w:szCs w:val="24"/>
            <w:u w:val="single"/>
          </w:rPr>
          <w:t>http://www.temposdegestao.com/conceito-de/conceito-de-gestao</w:t>
        </w:r>
      </w:hyperlink>
      <w:r w:rsidRPr="00864379">
        <w:rPr>
          <w:sz w:val="24"/>
          <w:szCs w:val="24"/>
        </w:rPr>
        <w:t>. Publicado em 2/1/15. Acessado em 05/10/17.</w:t>
      </w:r>
    </w:p>
    <w:p w:rsidR="006D4E46" w:rsidRDefault="006D4E46" w:rsidP="007A1CA4">
      <w:pPr>
        <w:spacing w:line="360" w:lineRule="auto"/>
        <w:jc w:val="both"/>
        <w:rPr>
          <w:sz w:val="24"/>
          <w:szCs w:val="24"/>
        </w:rPr>
      </w:pPr>
    </w:p>
    <w:p w:rsidR="006D4E46" w:rsidRDefault="007A1CA4" w:rsidP="007A1CA4">
      <w:pPr>
        <w:spacing w:line="360" w:lineRule="auto"/>
        <w:jc w:val="both"/>
        <w:rPr>
          <w:sz w:val="24"/>
          <w:szCs w:val="24"/>
        </w:rPr>
      </w:pPr>
      <w:r w:rsidRPr="00864379">
        <w:rPr>
          <w:sz w:val="24"/>
          <w:szCs w:val="24"/>
        </w:rPr>
        <w:t xml:space="preserve">UNIVERSIDADE DE BRASÍLIA. Bases do Planejamento Estratégico 2009 a 2012. Decanato de Extensão. Disponível </w:t>
      </w:r>
      <w:proofErr w:type="gramStart"/>
      <w:r w:rsidRPr="00864379">
        <w:rPr>
          <w:sz w:val="24"/>
          <w:szCs w:val="24"/>
        </w:rPr>
        <w:t>em:</w:t>
      </w:r>
      <w:proofErr w:type="gramEnd"/>
      <w:r w:rsidR="001006C8" w:rsidRPr="00864379">
        <w:rPr>
          <w:sz w:val="24"/>
          <w:szCs w:val="24"/>
        </w:rPr>
        <w:fldChar w:fldCharType="begin"/>
      </w:r>
      <w:r w:rsidRPr="00864379">
        <w:rPr>
          <w:sz w:val="24"/>
          <w:szCs w:val="24"/>
        </w:rPr>
        <w:instrText xml:space="preserve"> HYPERLINK "http://unb2.unb.br/administracao/decanatos/dex/formularios/pdi-indicadores_de_extensao.pdf" \h </w:instrText>
      </w:r>
      <w:r w:rsidR="001006C8" w:rsidRPr="00864379">
        <w:rPr>
          <w:sz w:val="24"/>
          <w:szCs w:val="24"/>
        </w:rPr>
        <w:fldChar w:fldCharType="separate"/>
      </w:r>
      <w:r w:rsidRPr="00864379">
        <w:rPr>
          <w:sz w:val="24"/>
          <w:szCs w:val="24"/>
        </w:rPr>
        <w:t xml:space="preserve"> </w:t>
      </w:r>
      <w:r w:rsidR="001006C8" w:rsidRPr="00864379">
        <w:rPr>
          <w:sz w:val="24"/>
          <w:szCs w:val="24"/>
        </w:rPr>
        <w:fldChar w:fldCharType="end"/>
      </w:r>
      <w:hyperlink r:id="rId19">
        <w:r w:rsidRPr="00864379">
          <w:rPr>
            <w:sz w:val="24"/>
            <w:szCs w:val="24"/>
            <w:u w:val="single"/>
          </w:rPr>
          <w:t>http://unb2.unb.br/administracao/decanatos/dex/formularios/pdi-indicadores_de_extensao.pdf</w:t>
        </w:r>
      </w:hyperlink>
      <w:r w:rsidRPr="00864379">
        <w:rPr>
          <w:sz w:val="24"/>
          <w:szCs w:val="24"/>
        </w:rPr>
        <w:t>,. Acessado em 09/10/17.</w:t>
      </w:r>
    </w:p>
    <w:p w:rsidR="006D4E46" w:rsidRDefault="006D4E46" w:rsidP="007A1CA4">
      <w:pPr>
        <w:spacing w:line="360" w:lineRule="auto"/>
        <w:jc w:val="both"/>
        <w:rPr>
          <w:sz w:val="24"/>
          <w:szCs w:val="24"/>
        </w:rPr>
      </w:pPr>
    </w:p>
    <w:p w:rsidR="002116E7" w:rsidRPr="00622612" w:rsidRDefault="007A1CA4" w:rsidP="00622612">
      <w:pPr>
        <w:spacing w:line="360" w:lineRule="auto"/>
        <w:jc w:val="both"/>
        <w:rPr>
          <w:sz w:val="24"/>
          <w:szCs w:val="24"/>
        </w:rPr>
      </w:pPr>
      <w:r w:rsidRPr="00864379">
        <w:rPr>
          <w:sz w:val="24"/>
          <w:szCs w:val="24"/>
        </w:rPr>
        <w:t xml:space="preserve">POLÍCIA RODOVIÁRIA FEDERAL. Cartilha de Boas Práticas - Sistema Eletrônico de Informações (SEI). v </w:t>
      </w:r>
      <w:proofErr w:type="gramStart"/>
      <w:r w:rsidRPr="00864379">
        <w:rPr>
          <w:sz w:val="24"/>
          <w:szCs w:val="24"/>
        </w:rPr>
        <w:t>1</w:t>
      </w:r>
      <w:proofErr w:type="gramEnd"/>
      <w:r w:rsidRPr="00864379">
        <w:rPr>
          <w:sz w:val="24"/>
          <w:szCs w:val="24"/>
        </w:rPr>
        <w:t>. Brasília: CNSEI, 2019. 54p.</w:t>
      </w:r>
    </w:p>
    <w:p w:rsidR="006D4E46" w:rsidRPr="00423372" w:rsidRDefault="006D4E46">
      <w:pPr>
        <w:rPr>
          <w:rFonts w:eastAsia="Segoe UI"/>
          <w:sz w:val="24"/>
          <w:szCs w:val="24"/>
          <w:lang w:eastAsia="en-US"/>
        </w:rPr>
      </w:pPr>
    </w:p>
    <w:p w:rsidR="00C57332" w:rsidRPr="00423372" w:rsidRDefault="00C57332">
      <w:pPr>
        <w:rPr>
          <w:rFonts w:eastAsia="Segoe UI"/>
          <w:sz w:val="24"/>
          <w:szCs w:val="24"/>
          <w:lang w:eastAsia="en-US"/>
        </w:rPr>
      </w:pPr>
      <w:r w:rsidRPr="00423372">
        <w:rPr>
          <w:rFonts w:eastAsia="Segoe UI"/>
          <w:sz w:val="24"/>
          <w:szCs w:val="24"/>
          <w:lang w:eastAsia="en-US"/>
        </w:rPr>
        <w:t>WIKIPRF, Enciclopédia policial livre, Polícia Rodoviária Federal</w:t>
      </w:r>
      <w:r w:rsidR="00F643F1" w:rsidRPr="00423372">
        <w:rPr>
          <w:rFonts w:eastAsia="Segoe UI"/>
          <w:sz w:val="24"/>
          <w:szCs w:val="24"/>
          <w:lang w:eastAsia="en-US"/>
        </w:rPr>
        <w:t>.</w:t>
      </w:r>
      <w:r w:rsidR="006D4E46" w:rsidRPr="00423372">
        <w:rPr>
          <w:rFonts w:eastAsia="Segoe UI"/>
          <w:sz w:val="24"/>
          <w:szCs w:val="24"/>
          <w:lang w:eastAsia="en-US"/>
        </w:rPr>
        <w:t xml:space="preserve"> </w:t>
      </w:r>
    </w:p>
    <w:p w:rsidR="00F643F1" w:rsidRPr="00864379" w:rsidRDefault="00F643F1">
      <w:pPr>
        <w:rPr>
          <w:rFonts w:ascii="Liberation Serif" w:eastAsia="Segoe UI" w:hAnsi="Liberation Serif" w:cs="Tahoma"/>
          <w:color w:val="CE181E"/>
          <w:sz w:val="20"/>
          <w:szCs w:val="24"/>
          <w:lang w:eastAsia="en-US"/>
        </w:rPr>
      </w:pPr>
    </w:p>
    <w:sectPr w:rsidR="00F643F1" w:rsidRPr="00864379" w:rsidSect="002116E7">
      <w:pgSz w:w="11906" w:h="16838"/>
      <w:pgMar w:top="1417" w:right="1701" w:bottom="1417" w:left="1701" w:header="0" w:footer="0" w:gutter="0"/>
      <w:cols w:space="720"/>
      <w:formProt w:val="0"/>
      <w:docGrid w:linePitch="360" w:charSpace="409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Fran" w:date="2020-06-05T17:27:00Z" w:initials="F">
    <w:p w:rsidR="00DB6E6A" w:rsidRDefault="00DB6E6A">
      <w:pPr>
        <w:pStyle w:val="Textodecomentrio"/>
      </w:pPr>
      <w:r>
        <w:rPr>
          <w:rStyle w:val="Refdecomentrio"/>
        </w:rPr>
        <w:annotationRef/>
      </w:r>
      <w:proofErr w:type="gramStart"/>
      <w:r>
        <w:t>carrossel</w:t>
      </w:r>
      <w:proofErr w:type="gramEnd"/>
    </w:p>
  </w:comment>
  <w:comment w:id="3" w:author="USER" w:date="2020-06-05T17:28:00Z" w:initials="U">
    <w:p w:rsidR="00DB6E6A" w:rsidRPr="00DB6E6A" w:rsidRDefault="009A2242">
      <w:pPr>
        <w:pStyle w:val="Textodecomentrio"/>
        <w:rPr>
          <w:b/>
          <w:color w:val="FF0000"/>
        </w:rPr>
      </w:pPr>
      <w:r>
        <w:rPr>
          <w:rStyle w:val="Refdecomentrio"/>
        </w:rPr>
        <w:annotationRef/>
      </w:r>
      <w:r w:rsidR="00DB6E6A" w:rsidRPr="00DB6E6A">
        <w:rPr>
          <w:b/>
          <w:color w:val="FF0000"/>
        </w:rPr>
        <w:t>DG arrumar na imagem:</w:t>
      </w:r>
    </w:p>
    <w:p w:rsidR="00DB6E6A" w:rsidRDefault="00DB6E6A">
      <w:pPr>
        <w:pStyle w:val="Textodecomentrio"/>
      </w:pPr>
    </w:p>
    <w:p w:rsidR="009A2242" w:rsidRDefault="009A2242">
      <w:pPr>
        <w:pStyle w:val="Textodecomentrio"/>
      </w:pPr>
      <w:proofErr w:type="spellStart"/>
      <w:r>
        <w:t>È</w:t>
      </w:r>
      <w:proofErr w:type="spellEnd"/>
      <w:r>
        <w:t xml:space="preserve"> necessário colocar hífen na palavra “diretor-geral”</w:t>
      </w:r>
    </w:p>
  </w:comment>
  <w:comment w:id="2" w:author="Fran" w:date="2020-06-05T17:28:00Z" w:initials="F">
    <w:p w:rsidR="00DB6E6A" w:rsidRDefault="00DB6E6A">
      <w:pPr>
        <w:pStyle w:val="Textodecomentrio"/>
      </w:pPr>
      <w:r>
        <w:rPr>
          <w:rStyle w:val="Refdecomentrio"/>
        </w:rPr>
        <w:annotationRef/>
      </w:r>
      <w:proofErr w:type="gramStart"/>
      <w:r>
        <w:t>fade</w:t>
      </w:r>
      <w:proofErr w:type="gramEnd"/>
      <w:r>
        <w:t xml:space="preserve"> in</w:t>
      </w:r>
    </w:p>
  </w:comment>
  <w:comment w:id="5" w:author="Fran" w:date="2020-06-05T17:29:00Z" w:initials="F">
    <w:p w:rsidR="00A14E36" w:rsidRDefault="00A14E36">
      <w:pPr>
        <w:pStyle w:val="Textodecomentrio"/>
      </w:pPr>
      <w:r>
        <w:rPr>
          <w:rStyle w:val="Refdecomentrio"/>
        </w:rPr>
        <w:annotationRef/>
      </w:r>
      <w:proofErr w:type="gramStart"/>
      <w:r>
        <w:t>fade</w:t>
      </w:r>
      <w:proofErr w:type="gramEnd"/>
      <w:r>
        <w:t xml:space="preserve"> in</w:t>
      </w:r>
    </w:p>
  </w:comment>
  <w:comment w:id="6" w:author="Fran" w:date="2020-06-05T15:56:00Z" w:initials="F">
    <w:p w:rsidR="00CD34D8" w:rsidRDefault="00CD34D8">
      <w:pPr>
        <w:pStyle w:val="Textodecomentrio"/>
      </w:pPr>
      <w:r>
        <w:rPr>
          <w:rStyle w:val="Refdecomentrio"/>
        </w:rPr>
        <w:annotationRef/>
      </w:r>
      <w:proofErr w:type="gramStart"/>
      <w:r>
        <w:t>citação</w:t>
      </w:r>
      <w:proofErr w:type="gramEnd"/>
    </w:p>
  </w:comment>
  <w:comment w:id="7" w:author="Fran" w:date="2020-06-05T15:57:00Z" w:initials="F">
    <w:p w:rsidR="00CD34D8" w:rsidRDefault="00CD34D8">
      <w:pPr>
        <w:pStyle w:val="Textodecomentrio"/>
      </w:pPr>
      <w:r>
        <w:rPr>
          <w:rStyle w:val="Refdecomentrio"/>
        </w:rPr>
        <w:annotationRef/>
      </w:r>
      <w:proofErr w:type="gramStart"/>
      <w:r>
        <w:t>citação</w:t>
      </w:r>
      <w:proofErr w:type="gramEnd"/>
    </w:p>
  </w:comment>
  <w:comment w:id="8" w:author="Fran" w:date="2020-06-05T17:29:00Z" w:initials="F">
    <w:p w:rsidR="00A14E36" w:rsidRDefault="00A14E36">
      <w:pPr>
        <w:pStyle w:val="Textodecomentrio"/>
      </w:pPr>
      <w:r>
        <w:rPr>
          <w:rStyle w:val="Refdecomentrio"/>
        </w:rPr>
        <w:annotationRef/>
      </w:r>
      <w:proofErr w:type="gramStart"/>
      <w:r>
        <w:t>composição</w:t>
      </w:r>
      <w:proofErr w:type="gramEnd"/>
      <w:r>
        <w:t xml:space="preserve"> </w:t>
      </w:r>
      <w:proofErr w:type="spellStart"/>
      <w:r>
        <w:t>graphic</w:t>
      </w:r>
      <w:proofErr w:type="spellEnd"/>
    </w:p>
  </w:comment>
  <w:comment w:id="10" w:author="Fran" w:date="2020-06-05T15:57:00Z" w:initials="F">
    <w:p w:rsidR="00FA72D6" w:rsidRDefault="00FA72D6">
      <w:pPr>
        <w:pStyle w:val="Textodecomentrio"/>
      </w:pPr>
      <w:r>
        <w:rPr>
          <w:rStyle w:val="Refdecomentrio"/>
        </w:rPr>
        <w:annotationRef/>
      </w:r>
      <w:proofErr w:type="gramStart"/>
      <w:r>
        <w:t>citação</w:t>
      </w:r>
      <w:proofErr w:type="gramEnd"/>
    </w:p>
  </w:comment>
  <w:comment w:id="12" w:author="Fran" w:date="2020-06-05T17:29:00Z" w:initials="F">
    <w:p w:rsidR="008B0E12" w:rsidRDefault="008B0E12">
      <w:pPr>
        <w:pStyle w:val="Textodecomentrio"/>
      </w:pPr>
      <w:r>
        <w:rPr>
          <w:rStyle w:val="Refdecomentrio"/>
        </w:rPr>
        <w:annotationRef/>
      </w:r>
      <w:proofErr w:type="gramStart"/>
      <w:r>
        <w:t>fade</w:t>
      </w:r>
      <w:proofErr w:type="gramEnd"/>
      <w:r>
        <w:t xml:space="preserve"> in</w:t>
      </w:r>
    </w:p>
  </w:comment>
  <w:comment w:id="13" w:author="Fran" w:date="2020-06-05T16:03:00Z" w:initials="F">
    <w:p w:rsidR="00473B68" w:rsidRDefault="00473B68">
      <w:pPr>
        <w:pStyle w:val="Textodecomentrio"/>
      </w:pPr>
      <w:r>
        <w:rPr>
          <w:rStyle w:val="Refdecomentrio"/>
        </w:rPr>
        <w:annotationRef/>
      </w:r>
      <w:proofErr w:type="gramStart"/>
      <w:r>
        <w:t>citação</w:t>
      </w:r>
      <w:proofErr w:type="gramEnd"/>
    </w:p>
  </w:comment>
  <w:comment w:id="14" w:author="Fran" w:date="2020-06-05T16:04:00Z" w:initials="F">
    <w:p w:rsidR="00473B68" w:rsidRDefault="00473B68">
      <w:pPr>
        <w:pStyle w:val="Textodecomentrio"/>
      </w:pPr>
      <w:r>
        <w:rPr>
          <w:rStyle w:val="Refdecomentrio"/>
        </w:rPr>
        <w:annotationRef/>
      </w:r>
      <w:proofErr w:type="gramStart"/>
      <w:r>
        <w:t>citação</w:t>
      </w:r>
      <w:proofErr w:type="gramEnd"/>
    </w:p>
  </w:comment>
  <w:comment w:id="16" w:author="Fran" w:date="2020-06-05T16:04:00Z" w:initials="F">
    <w:p w:rsidR="009128C9" w:rsidRDefault="009128C9">
      <w:pPr>
        <w:pStyle w:val="Textodecomentrio"/>
      </w:pPr>
      <w:r>
        <w:rPr>
          <w:rStyle w:val="Refdecomentrio"/>
        </w:rPr>
        <w:annotationRef/>
      </w:r>
      <w:proofErr w:type="gramStart"/>
      <w:r>
        <w:t>citação</w:t>
      </w:r>
      <w:proofErr w:type="gramEnd"/>
    </w:p>
  </w:comment>
  <w:comment w:id="19" w:author="Fran" w:date="2020-06-05T17:29:00Z" w:initials="F">
    <w:p w:rsidR="008B0E12" w:rsidRDefault="008B0E12">
      <w:pPr>
        <w:pStyle w:val="Textodecomentrio"/>
      </w:pPr>
      <w:r>
        <w:rPr>
          <w:rStyle w:val="Refdecomentrio"/>
        </w:rPr>
        <w:annotationRef/>
      </w:r>
      <w:r>
        <w:t xml:space="preserve">fade </w:t>
      </w:r>
      <w:r>
        <w:t>in</w:t>
      </w:r>
      <w:bookmarkStart w:id="20" w:name="_GoBack"/>
      <w:bookmarkEnd w:id="20"/>
    </w:p>
  </w:comment>
  <w:comment w:id="21" w:author="Fran" w:date="2020-06-05T16:06:00Z" w:initials="F">
    <w:p w:rsidR="00B62D68" w:rsidRDefault="00B62D68">
      <w:pPr>
        <w:pStyle w:val="Textodecomentrio"/>
      </w:pPr>
      <w:r>
        <w:rPr>
          <w:rStyle w:val="Refdecomentrio"/>
        </w:rPr>
        <w:annotationRef/>
      </w:r>
      <w:proofErr w:type="gramStart"/>
      <w:r>
        <w:t>citação</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B77983" w15:done="0"/>
  <w15:commentEx w15:paraId="0A5E1FD6" w15:done="0"/>
  <w15:commentEx w15:paraId="6051EA2C" w15:done="0"/>
  <w15:commentEx w15:paraId="0493B1A3" w15:done="0"/>
  <w15:commentEx w15:paraId="7D32C731" w15:done="0"/>
  <w15:commentEx w15:paraId="38D44313" w15:done="0"/>
  <w15:commentEx w15:paraId="369A1063" w15:done="0"/>
  <w15:commentEx w15:paraId="1E736292" w15:done="0"/>
  <w15:commentEx w15:paraId="4E1EB52F" w15:done="0"/>
  <w15:commentEx w15:paraId="757CCB75" w15:done="0"/>
  <w15:commentEx w15:paraId="50DFB83B" w15:done="0"/>
  <w15:commentEx w15:paraId="1D39AE8B" w15:done="0"/>
  <w15:commentEx w15:paraId="4C4912B0" w15:done="0"/>
  <w15:commentEx w15:paraId="0EBAAFCA" w15:done="0"/>
  <w15:commentEx w15:paraId="510115D7" w15:done="0"/>
  <w15:commentEx w15:paraId="3ECF444C" w15:done="0"/>
  <w15:commentEx w15:paraId="1FC4E51D" w15:done="0"/>
  <w15:commentEx w15:paraId="23337C4E" w15:done="0"/>
  <w15:commentEx w15:paraId="3E7E1008" w15:done="0"/>
  <w15:commentEx w15:paraId="1937ED27" w15:done="0"/>
  <w15:commentEx w15:paraId="1FDB4C46" w15:done="0"/>
  <w15:commentEx w15:paraId="03FDBB53" w15:done="0"/>
  <w15:commentEx w15:paraId="29D64F9E" w15:done="0"/>
  <w15:commentEx w15:paraId="6380C46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Liberation Sans">
    <w:altName w:val="Arial"/>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panose1 w:val="02020603050405020304"/>
    <w:charset w:val="00"/>
    <w:family w:val="roman"/>
    <w:pitch w:val="variable"/>
    <w:sig w:usb0="A00002AF" w:usb1="500078F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034A"/>
    <w:multiLevelType w:val="multilevel"/>
    <w:tmpl w:val="E294DC12"/>
    <w:lvl w:ilvl="0">
      <w:start w:val="1"/>
      <w:numFmt w:val="bullet"/>
      <w:lvlText w:val=""/>
      <w:lvlJc w:val="left"/>
      <w:pPr>
        <w:ind w:left="3600" w:hanging="360"/>
      </w:pPr>
      <w:rPr>
        <w:rFonts w:ascii="Wingdings" w:hAnsi="Wingdings" w:cs="Wingdings" w:hint="default"/>
        <w:sz w:val="20"/>
        <w:u w:val="none"/>
      </w:rPr>
    </w:lvl>
    <w:lvl w:ilvl="1">
      <w:start w:val="1"/>
      <w:numFmt w:val="bullet"/>
      <w:lvlText w:val=""/>
      <w:lvlJc w:val="left"/>
      <w:pPr>
        <w:ind w:left="4320" w:hanging="360"/>
      </w:pPr>
      <w:rPr>
        <w:rFonts w:ascii="Wingdings 2" w:hAnsi="Wingdings 2" w:cs="Wingdings 2" w:hint="default"/>
        <w:u w:val="none"/>
      </w:rPr>
    </w:lvl>
    <w:lvl w:ilvl="2">
      <w:start w:val="1"/>
      <w:numFmt w:val="bullet"/>
      <w:lvlText w:val="■"/>
      <w:lvlJc w:val="left"/>
      <w:pPr>
        <w:ind w:left="5040" w:hanging="360"/>
      </w:pPr>
      <w:rPr>
        <w:rFonts w:ascii="OpenSymbol" w:hAnsi="OpenSymbol" w:cs="OpenSymbol" w:hint="default"/>
        <w:u w:val="none"/>
      </w:rPr>
    </w:lvl>
    <w:lvl w:ilvl="3">
      <w:start w:val="1"/>
      <w:numFmt w:val="bullet"/>
      <w:lvlText w:val=""/>
      <w:lvlJc w:val="left"/>
      <w:pPr>
        <w:ind w:left="5760" w:hanging="360"/>
      </w:pPr>
      <w:rPr>
        <w:rFonts w:ascii="Wingdings" w:hAnsi="Wingdings" w:cs="Wingdings" w:hint="default"/>
        <w:u w:val="none"/>
      </w:rPr>
    </w:lvl>
    <w:lvl w:ilvl="4">
      <w:start w:val="1"/>
      <w:numFmt w:val="bullet"/>
      <w:lvlText w:val=""/>
      <w:lvlJc w:val="left"/>
      <w:pPr>
        <w:ind w:left="6480" w:hanging="360"/>
      </w:pPr>
      <w:rPr>
        <w:rFonts w:ascii="Wingdings 2" w:hAnsi="Wingdings 2" w:cs="Wingdings 2" w:hint="default"/>
        <w:u w:val="none"/>
      </w:rPr>
    </w:lvl>
    <w:lvl w:ilvl="5">
      <w:start w:val="1"/>
      <w:numFmt w:val="bullet"/>
      <w:lvlText w:val="■"/>
      <w:lvlJc w:val="left"/>
      <w:pPr>
        <w:ind w:left="7200" w:hanging="360"/>
      </w:pPr>
      <w:rPr>
        <w:rFonts w:ascii="OpenSymbol" w:hAnsi="OpenSymbol" w:cs="OpenSymbol" w:hint="default"/>
        <w:u w:val="none"/>
      </w:rPr>
    </w:lvl>
    <w:lvl w:ilvl="6">
      <w:start w:val="1"/>
      <w:numFmt w:val="bullet"/>
      <w:lvlText w:val=""/>
      <w:lvlJc w:val="left"/>
      <w:pPr>
        <w:ind w:left="7920" w:hanging="360"/>
      </w:pPr>
      <w:rPr>
        <w:rFonts w:ascii="Wingdings" w:hAnsi="Wingdings" w:cs="Wingdings" w:hint="default"/>
        <w:u w:val="none"/>
      </w:rPr>
    </w:lvl>
    <w:lvl w:ilvl="7">
      <w:start w:val="1"/>
      <w:numFmt w:val="bullet"/>
      <w:lvlText w:val=""/>
      <w:lvlJc w:val="left"/>
      <w:pPr>
        <w:ind w:left="8640" w:hanging="360"/>
      </w:pPr>
      <w:rPr>
        <w:rFonts w:ascii="Wingdings 2" w:hAnsi="Wingdings 2" w:cs="Wingdings 2" w:hint="default"/>
        <w:u w:val="none"/>
      </w:rPr>
    </w:lvl>
    <w:lvl w:ilvl="8">
      <w:start w:val="1"/>
      <w:numFmt w:val="bullet"/>
      <w:lvlText w:val="■"/>
      <w:lvlJc w:val="left"/>
      <w:pPr>
        <w:ind w:left="9360" w:hanging="360"/>
      </w:pPr>
      <w:rPr>
        <w:rFonts w:ascii="OpenSymbol" w:hAnsi="OpenSymbol" w:cs="OpenSymbol" w:hint="default"/>
        <w:u w:val="none"/>
      </w:rPr>
    </w:lvl>
  </w:abstractNum>
  <w:abstractNum w:abstractNumId="1">
    <w:nsid w:val="247006ED"/>
    <w:multiLevelType w:val="multilevel"/>
    <w:tmpl w:val="B066B7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C1D06A9"/>
    <w:multiLevelType w:val="multilevel"/>
    <w:tmpl w:val="4350D10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2116E7"/>
    <w:rsid w:val="00035490"/>
    <w:rsid w:val="000B78ED"/>
    <w:rsid w:val="000C59C1"/>
    <w:rsid w:val="000E52A9"/>
    <w:rsid w:val="001006C8"/>
    <w:rsid w:val="00104FFC"/>
    <w:rsid w:val="00132C08"/>
    <w:rsid w:val="00134B6D"/>
    <w:rsid w:val="00147617"/>
    <w:rsid w:val="001E03F2"/>
    <w:rsid w:val="001F4519"/>
    <w:rsid w:val="001F4FC7"/>
    <w:rsid w:val="002116E7"/>
    <w:rsid w:val="002538D3"/>
    <w:rsid w:val="00274D2D"/>
    <w:rsid w:val="002B1BFA"/>
    <w:rsid w:val="002F09F4"/>
    <w:rsid w:val="003041B6"/>
    <w:rsid w:val="003265EF"/>
    <w:rsid w:val="00374DA2"/>
    <w:rsid w:val="003A1A78"/>
    <w:rsid w:val="00411A34"/>
    <w:rsid w:val="00423372"/>
    <w:rsid w:val="004523AA"/>
    <w:rsid w:val="00473B68"/>
    <w:rsid w:val="004C43EF"/>
    <w:rsid w:val="005716D7"/>
    <w:rsid w:val="005B459D"/>
    <w:rsid w:val="005C3BC1"/>
    <w:rsid w:val="00622612"/>
    <w:rsid w:val="00627319"/>
    <w:rsid w:val="00661D0B"/>
    <w:rsid w:val="006D4E46"/>
    <w:rsid w:val="006F4EAC"/>
    <w:rsid w:val="00761F1D"/>
    <w:rsid w:val="00795971"/>
    <w:rsid w:val="007967AE"/>
    <w:rsid w:val="007A1CA4"/>
    <w:rsid w:val="007B3130"/>
    <w:rsid w:val="007B46B5"/>
    <w:rsid w:val="007D5C45"/>
    <w:rsid w:val="00807233"/>
    <w:rsid w:val="00837057"/>
    <w:rsid w:val="00864379"/>
    <w:rsid w:val="008B0E12"/>
    <w:rsid w:val="008F2B80"/>
    <w:rsid w:val="00900DF3"/>
    <w:rsid w:val="009108EC"/>
    <w:rsid w:val="009128C9"/>
    <w:rsid w:val="009619A9"/>
    <w:rsid w:val="00986BF8"/>
    <w:rsid w:val="009A2242"/>
    <w:rsid w:val="009B55F0"/>
    <w:rsid w:val="00A10F3B"/>
    <w:rsid w:val="00A14E36"/>
    <w:rsid w:val="00A84866"/>
    <w:rsid w:val="00AC7986"/>
    <w:rsid w:val="00B01CE1"/>
    <w:rsid w:val="00B2647F"/>
    <w:rsid w:val="00B62D68"/>
    <w:rsid w:val="00B7775A"/>
    <w:rsid w:val="00BB3554"/>
    <w:rsid w:val="00C34D8D"/>
    <w:rsid w:val="00C57332"/>
    <w:rsid w:val="00C60DC9"/>
    <w:rsid w:val="00CD34D8"/>
    <w:rsid w:val="00CE404E"/>
    <w:rsid w:val="00CF54B2"/>
    <w:rsid w:val="00D074C2"/>
    <w:rsid w:val="00D353C3"/>
    <w:rsid w:val="00DB6E6A"/>
    <w:rsid w:val="00DF4F8C"/>
    <w:rsid w:val="00E34CFD"/>
    <w:rsid w:val="00E40916"/>
    <w:rsid w:val="00EF71C3"/>
    <w:rsid w:val="00F462F1"/>
    <w:rsid w:val="00F643F1"/>
    <w:rsid w:val="00FA1A67"/>
    <w:rsid w:val="00FA72D6"/>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4D18"/>
    <w:pPr>
      <w:spacing w:line="276" w:lineRule="auto"/>
    </w:pPr>
    <w:rPr>
      <w:rFonts w:ascii="Arial" w:eastAsia="Arial" w:hAnsi="Arial" w:cs="Arial"/>
      <w:lang w:eastAsia="pt-BR"/>
    </w:rPr>
  </w:style>
  <w:style w:type="paragraph" w:styleId="Ttulo2">
    <w:name w:val="heading 2"/>
    <w:basedOn w:val="Normal"/>
    <w:next w:val="Normal"/>
    <w:rsid w:val="007A1CA4"/>
    <w:pPr>
      <w:keepNext/>
      <w:keepLines/>
      <w:spacing w:before="320" w:after="80" w:line="360" w:lineRule="auto"/>
      <w:outlineLvl w:val="1"/>
    </w:pPr>
    <w:rPr>
      <w:b/>
      <w:color w:val="434343"/>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ulo21">
    <w:name w:val="Título 21"/>
    <w:basedOn w:val="Normal"/>
    <w:next w:val="Normal"/>
    <w:link w:val="Ttulo2Char"/>
    <w:qFormat/>
    <w:rsid w:val="00FF4D18"/>
    <w:pPr>
      <w:keepNext/>
      <w:keepLines/>
      <w:spacing w:before="320" w:after="80" w:line="360" w:lineRule="auto"/>
      <w:outlineLvl w:val="1"/>
    </w:pPr>
    <w:rPr>
      <w:b/>
      <w:color w:val="434343"/>
      <w:sz w:val="28"/>
      <w:szCs w:val="28"/>
    </w:rPr>
  </w:style>
  <w:style w:type="paragraph" w:customStyle="1" w:styleId="Ttulo31">
    <w:name w:val="Título 31"/>
    <w:basedOn w:val="Normal"/>
    <w:next w:val="Normal"/>
    <w:link w:val="Ttulo3Char"/>
    <w:qFormat/>
    <w:rsid w:val="00FF4D18"/>
    <w:pPr>
      <w:keepNext/>
      <w:keepLines/>
      <w:spacing w:before="320" w:after="80"/>
      <w:outlineLvl w:val="2"/>
    </w:pPr>
    <w:rPr>
      <w:color w:val="434343"/>
      <w:sz w:val="28"/>
      <w:szCs w:val="28"/>
    </w:rPr>
  </w:style>
  <w:style w:type="paragraph" w:customStyle="1" w:styleId="Ttulo41">
    <w:name w:val="Título 41"/>
    <w:basedOn w:val="Normal"/>
    <w:next w:val="Normal"/>
    <w:link w:val="Ttulo4Char"/>
    <w:qFormat/>
    <w:rsid w:val="00FF4D18"/>
    <w:pPr>
      <w:keepNext/>
      <w:keepLines/>
      <w:spacing w:before="280" w:after="80"/>
      <w:outlineLvl w:val="3"/>
    </w:pPr>
    <w:rPr>
      <w:color w:val="666666"/>
      <w:sz w:val="24"/>
      <w:szCs w:val="24"/>
    </w:rPr>
  </w:style>
  <w:style w:type="paragraph" w:customStyle="1" w:styleId="Ttulo51">
    <w:name w:val="Título 51"/>
    <w:basedOn w:val="Normal"/>
    <w:next w:val="Normal"/>
    <w:link w:val="Ttulo5Char"/>
    <w:qFormat/>
    <w:rsid w:val="00FF4D18"/>
    <w:pPr>
      <w:keepNext/>
      <w:keepLines/>
      <w:spacing w:before="240" w:after="80"/>
      <w:outlineLvl w:val="4"/>
    </w:pPr>
    <w:rPr>
      <w:color w:val="666666"/>
    </w:rPr>
  </w:style>
  <w:style w:type="character" w:customStyle="1" w:styleId="Ttulo2Char">
    <w:name w:val="Título 2 Char"/>
    <w:basedOn w:val="Fontepargpadro"/>
    <w:link w:val="Ttulo21"/>
    <w:qFormat/>
    <w:rsid w:val="00FF4D18"/>
    <w:rPr>
      <w:rFonts w:ascii="Arial" w:eastAsia="Arial" w:hAnsi="Arial" w:cs="Arial"/>
      <w:b/>
      <w:color w:val="434343"/>
      <w:sz w:val="28"/>
      <w:szCs w:val="28"/>
      <w:lang w:eastAsia="pt-BR"/>
    </w:rPr>
  </w:style>
  <w:style w:type="character" w:customStyle="1" w:styleId="Ttulo3Char">
    <w:name w:val="Título 3 Char"/>
    <w:basedOn w:val="Fontepargpadro"/>
    <w:link w:val="Ttulo31"/>
    <w:qFormat/>
    <w:rsid w:val="00FF4D18"/>
    <w:rPr>
      <w:rFonts w:ascii="Arial" w:eastAsia="Arial" w:hAnsi="Arial" w:cs="Arial"/>
      <w:color w:val="434343"/>
      <w:sz w:val="28"/>
      <w:szCs w:val="28"/>
      <w:lang w:eastAsia="pt-BR"/>
    </w:rPr>
  </w:style>
  <w:style w:type="character" w:customStyle="1" w:styleId="Ttulo4Char">
    <w:name w:val="Título 4 Char"/>
    <w:basedOn w:val="Fontepargpadro"/>
    <w:link w:val="Ttulo41"/>
    <w:qFormat/>
    <w:rsid w:val="00FF4D18"/>
    <w:rPr>
      <w:rFonts w:ascii="Arial" w:eastAsia="Arial" w:hAnsi="Arial" w:cs="Arial"/>
      <w:color w:val="666666"/>
      <w:sz w:val="24"/>
      <w:szCs w:val="24"/>
      <w:lang w:eastAsia="pt-BR"/>
    </w:rPr>
  </w:style>
  <w:style w:type="character" w:customStyle="1" w:styleId="Ttulo5Char">
    <w:name w:val="Título 5 Char"/>
    <w:basedOn w:val="Fontepargpadro"/>
    <w:link w:val="Ttulo51"/>
    <w:qFormat/>
    <w:rsid w:val="00FF4D18"/>
    <w:rPr>
      <w:rFonts w:ascii="Arial" w:eastAsia="Arial" w:hAnsi="Arial" w:cs="Arial"/>
      <w:color w:val="666666"/>
      <w:lang w:eastAsia="pt-BR"/>
    </w:rPr>
  </w:style>
  <w:style w:type="character" w:styleId="Refdecomentrio">
    <w:name w:val="annotation reference"/>
    <w:basedOn w:val="Fontepargpadro"/>
    <w:uiPriority w:val="99"/>
    <w:semiHidden/>
    <w:unhideWhenUsed/>
    <w:qFormat/>
    <w:rsid w:val="007C1381"/>
    <w:rPr>
      <w:sz w:val="16"/>
      <w:szCs w:val="16"/>
    </w:rPr>
  </w:style>
  <w:style w:type="character" w:customStyle="1" w:styleId="TextodecomentrioChar">
    <w:name w:val="Texto de comentário Char"/>
    <w:basedOn w:val="Fontepargpadro"/>
    <w:link w:val="Textodecomentrio"/>
    <w:uiPriority w:val="99"/>
    <w:semiHidden/>
    <w:qFormat/>
    <w:rsid w:val="007C1381"/>
    <w:rPr>
      <w:rFonts w:ascii="Arial" w:eastAsia="Arial" w:hAnsi="Arial" w:cs="Arial"/>
      <w:sz w:val="20"/>
      <w:szCs w:val="20"/>
      <w:lang w:eastAsia="pt-BR"/>
    </w:rPr>
  </w:style>
  <w:style w:type="character" w:customStyle="1" w:styleId="AssuntodocomentrioChar">
    <w:name w:val="Assunto do comentário Char"/>
    <w:basedOn w:val="TextodecomentrioChar"/>
    <w:link w:val="Assuntodocomentrio"/>
    <w:uiPriority w:val="99"/>
    <w:semiHidden/>
    <w:qFormat/>
    <w:rsid w:val="00C863C3"/>
    <w:rPr>
      <w:rFonts w:ascii="Arial" w:eastAsia="Arial" w:hAnsi="Arial" w:cs="Arial"/>
      <w:b/>
      <w:bCs/>
      <w:sz w:val="20"/>
      <w:szCs w:val="20"/>
      <w:lang w:eastAsia="pt-BR"/>
    </w:rPr>
  </w:style>
  <w:style w:type="character" w:customStyle="1" w:styleId="TextodebaloChar">
    <w:name w:val="Texto de balão Char"/>
    <w:basedOn w:val="Fontepargpadro"/>
    <w:link w:val="Textodebalo"/>
    <w:uiPriority w:val="99"/>
    <w:semiHidden/>
    <w:qFormat/>
    <w:rsid w:val="00C863C3"/>
    <w:rPr>
      <w:rFonts w:ascii="Segoe UI" w:eastAsia="Arial" w:hAnsi="Segoe UI" w:cs="Segoe UI"/>
      <w:sz w:val="18"/>
      <w:szCs w:val="18"/>
      <w:lang w:eastAsia="pt-BR"/>
    </w:rPr>
  </w:style>
  <w:style w:type="character" w:customStyle="1" w:styleId="ListLabel1">
    <w:name w:val="ListLabel 1"/>
    <w:qFormat/>
    <w:rsid w:val="002116E7"/>
    <w:rPr>
      <w:sz w:val="20"/>
      <w:u w:val="none"/>
    </w:rPr>
  </w:style>
  <w:style w:type="character" w:customStyle="1" w:styleId="ListLabel2">
    <w:name w:val="ListLabel 2"/>
    <w:qFormat/>
    <w:rsid w:val="002116E7"/>
    <w:rPr>
      <w:u w:val="none"/>
    </w:rPr>
  </w:style>
  <w:style w:type="character" w:customStyle="1" w:styleId="ListLabel3">
    <w:name w:val="ListLabel 3"/>
    <w:qFormat/>
    <w:rsid w:val="002116E7"/>
    <w:rPr>
      <w:u w:val="none"/>
    </w:rPr>
  </w:style>
  <w:style w:type="character" w:customStyle="1" w:styleId="ListLabel4">
    <w:name w:val="ListLabel 4"/>
    <w:qFormat/>
    <w:rsid w:val="002116E7"/>
    <w:rPr>
      <w:u w:val="none"/>
    </w:rPr>
  </w:style>
  <w:style w:type="character" w:customStyle="1" w:styleId="ListLabel5">
    <w:name w:val="ListLabel 5"/>
    <w:qFormat/>
    <w:rsid w:val="002116E7"/>
    <w:rPr>
      <w:u w:val="none"/>
    </w:rPr>
  </w:style>
  <w:style w:type="character" w:customStyle="1" w:styleId="ListLabel6">
    <w:name w:val="ListLabel 6"/>
    <w:qFormat/>
    <w:rsid w:val="002116E7"/>
    <w:rPr>
      <w:u w:val="none"/>
    </w:rPr>
  </w:style>
  <w:style w:type="character" w:customStyle="1" w:styleId="ListLabel7">
    <w:name w:val="ListLabel 7"/>
    <w:qFormat/>
    <w:rsid w:val="002116E7"/>
    <w:rPr>
      <w:u w:val="none"/>
    </w:rPr>
  </w:style>
  <w:style w:type="character" w:customStyle="1" w:styleId="ListLabel8">
    <w:name w:val="ListLabel 8"/>
    <w:qFormat/>
    <w:rsid w:val="002116E7"/>
    <w:rPr>
      <w:u w:val="none"/>
    </w:rPr>
  </w:style>
  <w:style w:type="character" w:customStyle="1" w:styleId="ListLabel9">
    <w:name w:val="ListLabel 9"/>
    <w:qFormat/>
    <w:rsid w:val="002116E7"/>
    <w:rPr>
      <w:u w:val="none"/>
    </w:rPr>
  </w:style>
  <w:style w:type="character" w:customStyle="1" w:styleId="ListLabel10">
    <w:name w:val="ListLabel 10"/>
    <w:qFormat/>
    <w:rsid w:val="002116E7"/>
    <w:rPr>
      <w:rFonts w:cs="Courier New"/>
    </w:rPr>
  </w:style>
  <w:style w:type="character" w:customStyle="1" w:styleId="ListLabel11">
    <w:name w:val="ListLabel 11"/>
    <w:qFormat/>
    <w:rsid w:val="002116E7"/>
    <w:rPr>
      <w:rFonts w:cs="Courier New"/>
    </w:rPr>
  </w:style>
  <w:style w:type="character" w:customStyle="1" w:styleId="ListLabel12">
    <w:name w:val="ListLabel 12"/>
    <w:qFormat/>
    <w:rsid w:val="002116E7"/>
    <w:rPr>
      <w:rFonts w:cs="Courier New"/>
    </w:rPr>
  </w:style>
  <w:style w:type="paragraph" w:styleId="Ttulo">
    <w:name w:val="Title"/>
    <w:basedOn w:val="Normal"/>
    <w:next w:val="Corpodetexto"/>
    <w:qFormat/>
    <w:rsid w:val="002116E7"/>
    <w:pPr>
      <w:keepNext/>
      <w:spacing w:before="240" w:after="120"/>
    </w:pPr>
    <w:rPr>
      <w:rFonts w:ascii="Liberation Sans" w:eastAsia="Microsoft YaHei" w:hAnsi="Liberation Sans"/>
      <w:sz w:val="28"/>
      <w:szCs w:val="28"/>
    </w:rPr>
  </w:style>
  <w:style w:type="paragraph" w:styleId="Corpodetexto">
    <w:name w:val="Body Text"/>
    <w:basedOn w:val="Normal"/>
    <w:rsid w:val="002116E7"/>
    <w:pPr>
      <w:spacing w:after="140"/>
    </w:pPr>
  </w:style>
  <w:style w:type="paragraph" w:styleId="Lista">
    <w:name w:val="List"/>
    <w:basedOn w:val="Corpodetexto"/>
    <w:rsid w:val="002116E7"/>
  </w:style>
  <w:style w:type="paragraph" w:customStyle="1" w:styleId="Legenda1">
    <w:name w:val="Legenda1"/>
    <w:basedOn w:val="Normal"/>
    <w:qFormat/>
    <w:rsid w:val="002116E7"/>
    <w:pPr>
      <w:suppressLineNumbers/>
      <w:spacing w:before="120" w:after="120"/>
    </w:pPr>
    <w:rPr>
      <w:i/>
      <w:iCs/>
      <w:sz w:val="24"/>
      <w:szCs w:val="24"/>
    </w:rPr>
  </w:style>
  <w:style w:type="paragraph" w:customStyle="1" w:styleId="ndice">
    <w:name w:val="Índice"/>
    <w:basedOn w:val="Normal"/>
    <w:qFormat/>
    <w:rsid w:val="002116E7"/>
    <w:pPr>
      <w:suppressLineNumbers/>
    </w:pPr>
  </w:style>
  <w:style w:type="paragraph" w:styleId="PargrafodaLista">
    <w:name w:val="List Paragraph"/>
    <w:basedOn w:val="Normal"/>
    <w:uiPriority w:val="34"/>
    <w:qFormat/>
    <w:rsid w:val="007C1381"/>
    <w:pPr>
      <w:ind w:left="720"/>
      <w:contextualSpacing/>
    </w:pPr>
  </w:style>
  <w:style w:type="paragraph" w:styleId="Textodecomentrio">
    <w:name w:val="annotation text"/>
    <w:basedOn w:val="Normal"/>
    <w:link w:val="TextodecomentrioChar"/>
    <w:uiPriority w:val="99"/>
    <w:semiHidden/>
    <w:unhideWhenUsed/>
    <w:qFormat/>
    <w:rsid w:val="007C1381"/>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C863C3"/>
    <w:rPr>
      <w:b/>
      <w:bCs/>
    </w:rPr>
  </w:style>
  <w:style w:type="paragraph" w:styleId="Textodebalo">
    <w:name w:val="Balloon Text"/>
    <w:basedOn w:val="Normal"/>
    <w:link w:val="TextodebaloChar"/>
    <w:uiPriority w:val="99"/>
    <w:semiHidden/>
    <w:unhideWhenUsed/>
    <w:qFormat/>
    <w:rsid w:val="00C863C3"/>
    <w:pPr>
      <w:spacing w:line="240" w:lineRule="auto"/>
    </w:pPr>
    <w:rPr>
      <w:rFonts w:ascii="Segoe UI" w:hAnsi="Segoe UI" w:cs="Segoe UI"/>
      <w:sz w:val="18"/>
      <w:szCs w:val="18"/>
    </w:rPr>
  </w:style>
  <w:style w:type="character" w:customStyle="1" w:styleId="Ttulo2Char1">
    <w:name w:val="Título 2 Char1"/>
    <w:basedOn w:val="Fontepargpadro"/>
    <w:semiHidden/>
    <w:rsid w:val="007A1CA4"/>
    <w:rPr>
      <w:rFonts w:asciiTheme="majorHAnsi" w:eastAsiaTheme="majorEastAsia" w:hAnsiTheme="majorHAnsi" w:cstheme="majorBidi"/>
      <w:color w:val="2E74B5" w:themeColor="accent1" w:themeShade="BF"/>
      <w:sz w:val="26"/>
      <w:szCs w:val="26"/>
      <w:lang w:eastAsia="pt-BR"/>
    </w:rPr>
  </w:style>
  <w:style w:type="character" w:styleId="Hyperlink">
    <w:name w:val="Hyperlink"/>
    <w:basedOn w:val="Fontepargpadro"/>
    <w:uiPriority w:val="99"/>
    <w:unhideWhenUsed/>
    <w:rsid w:val="0014761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temposdegestao.com/conceito-de/conceito-de-gestao"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hyperlink" Target="https://bibianarp.jusbrasil.com.br/artigos/304019927/administracao-publica-um-breve-historico" TargetMode="External"/><Relationship Id="rId2" Type="http://schemas.openxmlformats.org/officeDocument/2006/relationships/numbering" Target="numbering.xml"/><Relationship Id="rId16" Type="http://schemas.openxmlformats.org/officeDocument/2006/relationships/hyperlink" Target="http://www.escoladecontas.tcm.sp.gov.br/images/cursos/cons-municipais/conceitos.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s://endeavor.org.br/planejamento-e-execucao-duas-faces-da-mesma-moeda/" TargetMode="External"/><Relationship Id="rId23"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hyperlink" Target="http://unb2.unb.br/administracao/decanatos/dex/formularios/pdi-indicadores_de_extensao.pdf"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cucacursos.com/direito/evolucao-da-administracao-publica-no-brasil/" TargetMode="External"/><Relationship Id="rId22"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21AFC4-5D71-4273-A122-19A3658F1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21</Pages>
  <Words>4777</Words>
  <Characters>25800</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Alexandre Figueiredo de Araujo</dc:creator>
  <cp:lastModifiedBy>Fran</cp:lastModifiedBy>
  <cp:revision>53</cp:revision>
  <dcterms:created xsi:type="dcterms:W3CDTF">2020-06-03T20:26:00Z</dcterms:created>
  <dcterms:modified xsi:type="dcterms:W3CDTF">2020-06-05T20:29:00Z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